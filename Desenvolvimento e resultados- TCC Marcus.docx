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Desenvolvimento</w:t>
      </w:r>
    </w:p>
    <w:p w:rsidR="00000000" w:rsidDel="00000000" w:rsidP="00000000" w:rsidRDefault="00000000" w:rsidRPr="00000000" w14:paraId="00000002">
      <w:pPr>
        <w:spacing w:after="240" w:before="240" w:lineRule="auto"/>
        <w:jc w:val="both"/>
        <w:rPr>
          <w:ins w:author="Agostinho L S Castro" w:id="0" w:date="2022-05-06T11:42:43Z"/>
          <w:rFonts w:ascii="Times New Roman" w:cs="Times New Roman" w:eastAsia="Times New Roman" w:hAnsi="Times New Roman"/>
          <w:b w:val="1"/>
          <w:sz w:val="32"/>
          <w:szCs w:val="32"/>
        </w:rPr>
      </w:pPr>
      <w:ins w:author="Agostinho L S Castro" w:id="0" w:date="2022-05-06T11:42:43Z">
        <w:r w:rsidDel="00000000" w:rsidR="00000000" w:rsidRPr="00000000">
          <w:rPr>
            <w:rFonts w:ascii="Times New Roman" w:cs="Times New Roman" w:eastAsia="Times New Roman" w:hAnsi="Times New Roman"/>
            <w:b w:val="1"/>
            <w:sz w:val="32"/>
            <w:szCs w:val="32"/>
            <w:rtl w:val="0"/>
          </w:rPr>
          <w:t xml:space="preserve">De acordo com o indicado, este trabalho é o desdobramento do </w:t>
        </w:r>
        <w:r w:rsidDel="00000000" w:rsidR="00000000" w:rsidRPr="00000000">
          <w:rPr>
            <w:rFonts w:ascii="Times New Roman" w:cs="Times New Roman" w:eastAsia="Times New Roman" w:hAnsi="Times New Roman"/>
            <w:b w:val="1"/>
            <w:sz w:val="32"/>
            <w:szCs w:val="32"/>
            <w:rtl w:val="0"/>
          </w:rPr>
          <w:t xml:space="preserve">sistema desenvolvido para auxiliar pessoas em suas rotinas medicamentosas. A abordagem aqui</w:t>
        </w:r>
        <w:r w:rsidDel="00000000" w:rsidR="00000000" w:rsidRPr="00000000">
          <w:rPr>
            <w:rFonts w:ascii="Times New Roman" w:cs="Times New Roman" w:eastAsia="Times New Roman" w:hAnsi="Times New Roman"/>
            <w:b w:val="1"/>
            <w:sz w:val="32"/>
            <w:szCs w:val="32"/>
            <w:rtl w:val="0"/>
          </w:rPr>
          <w:t xml:space="preserve"> engloba a readequação do sistema inicial para uma plataforma de software que inclui uma componente para dispositivos </w:t>
        </w:r>
        <w:r w:rsidDel="00000000" w:rsidR="00000000" w:rsidRPr="00000000">
          <w:rPr>
            <w:rFonts w:ascii="Times New Roman" w:cs="Times New Roman" w:eastAsia="Times New Roman" w:hAnsi="Times New Roman"/>
            <w:b w:val="1"/>
            <w:sz w:val="32"/>
            <w:szCs w:val="32"/>
            <w:rtl w:val="0"/>
          </w:rPr>
          <w:t xml:space="preserve">móveis.</w:t>
        </w:r>
        <w:r w:rsidDel="00000000" w:rsidR="00000000" w:rsidRPr="00000000">
          <w:rPr>
            <w:rFonts w:ascii="Times New Roman" w:cs="Times New Roman" w:eastAsia="Times New Roman" w:hAnsi="Times New Roman"/>
            <w:b w:val="1"/>
            <w:sz w:val="32"/>
            <w:szCs w:val="32"/>
            <w:rtl w:val="0"/>
          </w:rPr>
          <w:t xml:space="preserve"> Este capítulo, portanto, apresenta as etapas desse desenvolvimento realizado. A Figura XX  apresenta uma visão geral do sistema, com destaque </w:t>
        </w:r>
        <w:r w:rsidDel="00000000" w:rsidR="00000000" w:rsidRPr="00000000">
          <w:rPr>
            <w:rFonts w:ascii="Times New Roman" w:cs="Times New Roman" w:eastAsia="Times New Roman" w:hAnsi="Times New Roman"/>
            <w:b w:val="1"/>
            <w:sz w:val="32"/>
            <w:szCs w:val="32"/>
            <w:rtl w:val="0"/>
          </w:rPr>
          <w:t xml:space="preserve">às inovações</w:t>
        </w:r>
        <w:r w:rsidDel="00000000" w:rsidR="00000000" w:rsidRPr="00000000">
          <w:rPr>
            <w:rFonts w:ascii="Times New Roman" w:cs="Times New Roman" w:eastAsia="Times New Roman" w:hAnsi="Times New Roman"/>
            <w:b w:val="1"/>
            <w:sz w:val="32"/>
            <w:szCs w:val="32"/>
            <w:rtl w:val="0"/>
          </w:rPr>
          <w:t xml:space="preserve"> executadas neste trabalho. </w:t>
        </w:r>
        <w:r w:rsidDel="00000000" w:rsidR="00000000" w:rsidRPr="00000000">
          <w:rPr>
            <w:rtl w:val="0"/>
          </w:rPr>
        </w:r>
      </w:ins>
    </w:p>
    <w:p w:rsidR="00000000" w:rsidDel="00000000" w:rsidP="00000000" w:rsidRDefault="00000000" w:rsidRPr="00000000" w14:paraId="00000003">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Visão geral do sistema</w:t>
      </w:r>
    </w:p>
    <w:p w:rsidR="00000000" w:rsidDel="00000000" w:rsidP="00000000" w:rsidRDefault="00000000" w:rsidRPr="00000000" w14:paraId="00000004">
      <w:pPr>
        <w:spacing w:after="240" w:before="240" w:lineRule="auto"/>
        <w:jc w:val="both"/>
        <w:rPr>
          <w:ins w:author="Agostinho L S Castro" w:id="1" w:date="2022-05-06T12:05:59Z"/>
          <w:rFonts w:ascii="Times New Roman" w:cs="Times New Roman" w:eastAsia="Times New Roman" w:hAnsi="Times New Roman"/>
          <w:b w:val="1"/>
          <w:sz w:val="28"/>
          <w:szCs w:val="28"/>
        </w:rPr>
      </w:pPr>
      <w:ins w:author="Agostinho L S Castro" w:id="1" w:date="2022-05-06T12:05:59Z">
        <w:r w:rsidDel="00000000" w:rsidR="00000000" w:rsidRPr="00000000">
          <w:rPr>
            <w:rFonts w:ascii="Times New Roman" w:cs="Times New Roman" w:eastAsia="Times New Roman" w:hAnsi="Times New Roman"/>
            <w:b w:val="1"/>
            <w:sz w:val="28"/>
            <w:szCs w:val="28"/>
            <w:rtl w:val="0"/>
          </w:rPr>
          <w:t xml:space="preserve">De acordo com o indicado, este trabalho é o desdobramento natural do sistema desenvolvido para auxiliar pessoas em suas rotinas medicamentosas. A abordagem aqui engloba a readequação do sistema inicial para uma plataforma de software que inclui uma componente para dispositivos móveis. Este capítulo, portanto, apresenta as etapas do desenvolvimento realizado. A Figura XX  apresenta uma visão geral do sistema, com destaque às inovações executadas neste trabalho. </w:t>
        </w:r>
        <w:r w:rsidDel="00000000" w:rsidR="00000000" w:rsidRPr="00000000">
          <w:rPr>
            <w:rtl w:val="0"/>
          </w:rPr>
        </w:r>
      </w:ins>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4"/>
          <w:szCs w:val="24"/>
        </w:rPr>
      </w:pPr>
      <w:del w:author="Agostinho L S Castro" w:id="1" w:date="2022-05-06T12:05:59Z">
        <w:r w:rsidDel="00000000" w:rsidR="00000000" w:rsidRPr="00000000">
          <w:rPr>
            <w:rFonts w:ascii="Times New Roman" w:cs="Times New Roman" w:eastAsia="Times New Roman" w:hAnsi="Times New Roman"/>
            <w:sz w:val="24"/>
            <w:szCs w:val="24"/>
            <w:rtl w:val="0"/>
          </w:rPr>
          <w:delText xml:space="preserve">O sistema foi desenvolvido com o objetivo de auxiliar pacientes na adesão aos tratamentos medicamentosos por meio de alarmes sonoros e visuais, notificações ou mensagens e que possibilite ao paciente, ou responsável, gerenciar as rotinas medicamentosas através de uma ferramenta computacional. Adicionalmente, o sistema permite organizar e armazenar os comprimidos em uma caixa de medicamentos e gerar relatórios para o acompanhamento do tratamento. A Figura X representa a visão geral do sistema.</w:delText>
        </w:r>
      </w:del>
      <w:r w:rsidDel="00000000" w:rsidR="00000000" w:rsidRPr="00000000">
        <w:rPr>
          <w:rtl w:val="0"/>
        </w:rPr>
      </w:r>
    </w:p>
    <w:p w:rsidR="00000000" w:rsidDel="00000000" w:rsidP="00000000" w:rsidRDefault="00000000" w:rsidRPr="00000000" w14:paraId="0000000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X. Visão geral do sistema.</w:t>
      </w:r>
    </w:p>
    <w:p w:rsidR="00000000" w:rsidDel="00000000" w:rsidP="00000000" w:rsidRDefault="00000000" w:rsidRPr="00000000" w14:paraId="0000000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4119922"/>
            <wp:effectExtent b="0" l="0" r="0" t="0"/>
            <wp:docPr id="23"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5186363" cy="411992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 </w:t>
      </w:r>
      <w:r w:rsidDel="00000000" w:rsidR="00000000" w:rsidRPr="00000000">
        <w:rPr>
          <w:rFonts w:ascii="Times New Roman" w:cs="Times New Roman" w:eastAsia="Times New Roman" w:hAnsi="Times New Roman"/>
          <w:sz w:val="24"/>
          <w:szCs w:val="24"/>
          <w:rtl w:val="0"/>
        </w:rPr>
        <w:t xml:space="preserve">Figura X</w:t>
      </w:r>
      <w:r w:rsidDel="00000000" w:rsidR="00000000" w:rsidRPr="00000000">
        <w:rPr>
          <w:rFonts w:ascii="Times New Roman" w:cs="Times New Roman" w:eastAsia="Times New Roman" w:hAnsi="Times New Roman"/>
          <w:sz w:val="24"/>
          <w:szCs w:val="24"/>
          <w:rtl w:val="0"/>
        </w:rPr>
        <w:t xml:space="preserve">, pode-se observar o funcionamento geral do sistema. Iniciando pelo usuário, este tem possibilidade de acessar o sistema através de duas plataformas: uma </w:t>
      </w:r>
      <w:r w:rsidDel="00000000" w:rsidR="00000000" w:rsidRPr="00000000">
        <w:rPr>
          <w:rFonts w:ascii="Times New Roman" w:cs="Times New Roman" w:eastAsia="Times New Roman" w:hAnsi="Times New Roman"/>
          <w:color w:val="202124"/>
          <w:sz w:val="24"/>
          <w:szCs w:val="24"/>
          <w:rtl w:val="0"/>
        </w:rPr>
        <w:t xml:space="preserve">móvel, acessada </w:t>
      </w:r>
      <w:r w:rsidDel="00000000" w:rsidR="00000000" w:rsidRPr="00000000">
        <w:rPr>
          <w:rFonts w:ascii="Times New Roman" w:cs="Times New Roman" w:eastAsia="Times New Roman" w:hAnsi="Times New Roman"/>
          <w:sz w:val="24"/>
          <w:szCs w:val="24"/>
          <w:rtl w:val="0"/>
          <w:rPrChange w:author="Agostinho L S Castro" w:id="2" w:date="2022-05-09T11:35:35Z">
            <w:rPr>
              <w:rFonts w:ascii="Times New Roman" w:cs="Times New Roman" w:eastAsia="Times New Roman" w:hAnsi="Times New Roman"/>
              <w:color w:val="202124"/>
              <w:sz w:val="24"/>
              <w:szCs w:val="24"/>
            </w:rPr>
          </w:rPrChange>
        </w:rPr>
        <w:t xml:space="preserve">usando-se um smartphone</w:t>
      </w:r>
      <w:r w:rsidDel="00000000" w:rsidR="00000000" w:rsidRPr="00000000">
        <w:rPr>
          <w:rFonts w:ascii="Times New Roman" w:cs="Times New Roman" w:eastAsia="Times New Roman" w:hAnsi="Times New Roman"/>
          <w:color w:val="202124"/>
          <w:sz w:val="24"/>
          <w:szCs w:val="24"/>
          <w:rtl w:val="0"/>
        </w:rPr>
        <w:t xml:space="preserve">, e outra web acessada através de um </w:t>
      </w:r>
      <w:ins w:author="Agostinho L S Castro" w:id="3" w:date="2022-05-09T11:35:55Z">
        <w:r w:rsidDel="00000000" w:rsidR="00000000" w:rsidRPr="00000000">
          <w:rPr>
            <w:rFonts w:ascii="Times New Roman" w:cs="Times New Roman" w:eastAsia="Times New Roman" w:hAnsi="Times New Roman"/>
            <w:color w:val="202124"/>
            <w:sz w:val="24"/>
            <w:szCs w:val="24"/>
            <w:rtl w:val="0"/>
          </w:rPr>
          <w:t xml:space="preserve">hardware (</w:t>
        </w:r>
      </w:ins>
      <w:r w:rsidDel="00000000" w:rsidR="00000000" w:rsidRPr="00000000">
        <w:rPr>
          <w:rFonts w:ascii="Times New Roman" w:cs="Times New Roman" w:eastAsia="Times New Roman" w:hAnsi="Times New Roman"/>
          <w:sz w:val="24"/>
          <w:szCs w:val="24"/>
          <w:rtl w:val="0"/>
        </w:rPr>
        <w:t xml:space="preserve">Raspberry Pi</w:t>
      </w:r>
      <w:ins w:author="Agostinho L S Castro" w:id="4" w:date="2022-05-09T11:36:01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conectado à caixa de medicamentos. </w:t>
      </w:r>
      <w:ins w:author="Agostinho L S Castro" w:id="5" w:date="2022-05-09T11:36:41Z">
        <w:r w:rsidDel="00000000" w:rsidR="00000000" w:rsidRPr="00000000">
          <w:rPr>
            <w:rFonts w:ascii="Times New Roman" w:cs="Times New Roman" w:eastAsia="Times New Roman" w:hAnsi="Times New Roman"/>
            <w:sz w:val="24"/>
            <w:szCs w:val="24"/>
            <w:rtl w:val="0"/>
          </w:rPr>
          <w:t xml:space="preserve">As funcionalidades do sistema incluem a possibilidade de: </w:t>
        </w:r>
        <w:del w:author="Agostinho L S Castro" w:id="5" w:date="2022-05-09T11:36:41Z">
          <w:r w:rsidDel="00000000" w:rsidR="00000000" w:rsidRPr="00000000">
            <w:rPr>
              <w:rFonts w:ascii="Times New Roman" w:cs="Times New Roman" w:eastAsia="Times New Roman" w:hAnsi="Times New Roman"/>
              <w:sz w:val="24"/>
              <w:szCs w:val="24"/>
              <w:rtl w:val="0"/>
            </w:rPr>
            <w:delText xml:space="preserve"> </w:delText>
          </w:r>
        </w:del>
      </w:ins>
      <w:del w:author="Agostinho L S Castro" w:id="5" w:date="2022-05-09T11:36:41Z">
        <w:r w:rsidDel="00000000" w:rsidR="00000000" w:rsidRPr="00000000">
          <w:rPr>
            <w:rFonts w:ascii="Times New Roman" w:cs="Times New Roman" w:eastAsia="Times New Roman" w:hAnsi="Times New Roman"/>
            <w:sz w:val="24"/>
            <w:szCs w:val="24"/>
            <w:rtl w:val="0"/>
          </w:rPr>
          <w:delText xml:space="preserve">Por meio do aplicativo é possível</w:delText>
        </w:r>
      </w:del>
      <w:r w:rsidDel="00000000" w:rsidR="00000000" w:rsidRPr="00000000">
        <w:rPr>
          <w:rFonts w:ascii="Times New Roman" w:cs="Times New Roman" w:eastAsia="Times New Roman" w:hAnsi="Times New Roman"/>
          <w:sz w:val="24"/>
          <w:szCs w:val="24"/>
          <w:rtl w:val="0"/>
        </w:rPr>
        <w:t xml:space="preserve"> cadastrar e interromper rotinas medicamentosas, </w:t>
      </w:r>
      <w:del w:author="Agostinho L S Castro" w:id="6" w:date="2022-05-09T11:37:39Z">
        <w:r w:rsidDel="00000000" w:rsidR="00000000" w:rsidRPr="00000000">
          <w:rPr>
            <w:rFonts w:ascii="Times New Roman" w:cs="Times New Roman" w:eastAsia="Times New Roman" w:hAnsi="Times New Roman"/>
            <w:sz w:val="24"/>
            <w:szCs w:val="24"/>
            <w:rtl w:val="0"/>
          </w:rPr>
          <w:delText xml:space="preserve">além de </w:delText>
        </w:r>
      </w:del>
      <w:r w:rsidDel="00000000" w:rsidR="00000000" w:rsidRPr="00000000">
        <w:rPr>
          <w:rFonts w:ascii="Times New Roman" w:cs="Times New Roman" w:eastAsia="Times New Roman" w:hAnsi="Times New Roman"/>
          <w:sz w:val="24"/>
          <w:szCs w:val="24"/>
          <w:rtl w:val="0"/>
        </w:rPr>
        <w:t xml:space="preserve">consultar </w:t>
      </w:r>
      <w:del w:author="Agostinho L S Castro" w:id="7" w:date="2022-05-09T11:37:44Z">
        <w:r w:rsidDel="00000000" w:rsidR="00000000" w:rsidRPr="00000000">
          <w:rPr>
            <w:rFonts w:ascii="Times New Roman" w:cs="Times New Roman" w:eastAsia="Times New Roman" w:hAnsi="Times New Roman"/>
            <w:sz w:val="24"/>
            <w:szCs w:val="24"/>
            <w:rtl w:val="0"/>
          </w:rPr>
          <w:delText xml:space="preserve">a</w:delText>
        </w:r>
      </w:del>
      <w:r w:rsidDel="00000000" w:rsidR="00000000" w:rsidRPr="00000000">
        <w:rPr>
          <w:rFonts w:ascii="Times New Roman" w:cs="Times New Roman" w:eastAsia="Times New Roman" w:hAnsi="Times New Roman"/>
          <w:sz w:val="24"/>
          <w:szCs w:val="24"/>
          <w:rtl w:val="0"/>
        </w:rPr>
        <w:t xml:space="preserve"> bula</w:t>
      </w:r>
      <w:ins w:author="Agostinho L S Castro" w:id="8" w:date="2022-05-09T11:37:47Z">
        <w:r w:rsidDel="00000000" w:rsidR="00000000" w:rsidRPr="00000000">
          <w:rPr>
            <w:rFonts w:ascii="Times New Roman" w:cs="Times New Roman" w:eastAsia="Times New Roman" w:hAnsi="Times New Roman"/>
            <w:sz w:val="24"/>
            <w:szCs w:val="24"/>
            <w:rtl w:val="0"/>
          </w:rPr>
          <w:t xml:space="preserve">s</w:t>
        </w:r>
      </w:ins>
      <w:r w:rsidDel="00000000" w:rsidR="00000000" w:rsidRPr="00000000">
        <w:rPr>
          <w:rFonts w:ascii="Times New Roman" w:cs="Times New Roman" w:eastAsia="Times New Roman" w:hAnsi="Times New Roman"/>
          <w:sz w:val="24"/>
          <w:szCs w:val="24"/>
          <w:rtl w:val="0"/>
        </w:rPr>
        <w:t xml:space="preserve"> de qualquer medicamento e ver </w:t>
      </w:r>
      <w:del w:author="Agostinho L S Castro" w:id="9" w:date="2022-05-09T11:37:57Z">
        <w:r w:rsidDel="00000000" w:rsidR="00000000" w:rsidRPr="00000000">
          <w:rPr>
            <w:rFonts w:ascii="Times New Roman" w:cs="Times New Roman" w:eastAsia="Times New Roman" w:hAnsi="Times New Roman"/>
            <w:sz w:val="24"/>
            <w:szCs w:val="24"/>
            <w:rtl w:val="0"/>
          </w:rPr>
          <w:delText xml:space="preserve">os </w:delText>
        </w:r>
      </w:del>
      <w:r w:rsidDel="00000000" w:rsidR="00000000" w:rsidRPr="00000000">
        <w:rPr>
          <w:rFonts w:ascii="Times New Roman" w:cs="Times New Roman" w:eastAsia="Times New Roman" w:hAnsi="Times New Roman"/>
          <w:sz w:val="24"/>
          <w:szCs w:val="24"/>
          <w:rtl w:val="0"/>
        </w:rPr>
        <w:t xml:space="preserve">relatórios de cada rotina.  </w:t>
      </w:r>
      <w:ins w:author="Agostinho L S Castro" w:id="10" w:date="2022-05-09T11:38:09Z">
        <w:r w:rsidDel="00000000" w:rsidR="00000000" w:rsidRPr="00000000">
          <w:rPr>
            <w:rFonts w:ascii="Times New Roman" w:cs="Times New Roman" w:eastAsia="Times New Roman" w:hAnsi="Times New Roman"/>
            <w:sz w:val="24"/>
            <w:szCs w:val="24"/>
            <w:rtl w:val="0"/>
          </w:rPr>
          <w:t xml:space="preserve">Para tanto, o</w:t>
        </w:r>
      </w:ins>
      <w:del w:author="Agostinho L S Castro" w:id="10" w:date="2022-05-09T11:38:09Z">
        <w:r w:rsidDel="00000000" w:rsidR="00000000" w:rsidRPr="00000000">
          <w:rPr>
            <w:rFonts w:ascii="Times New Roman" w:cs="Times New Roman" w:eastAsia="Times New Roman" w:hAnsi="Times New Roman"/>
            <w:sz w:val="24"/>
            <w:szCs w:val="24"/>
            <w:rtl w:val="0"/>
          </w:rPr>
          <w:delText xml:space="preserve">O</w:delText>
        </w:r>
      </w:del>
      <w:r w:rsidDel="00000000" w:rsidR="00000000" w:rsidRPr="00000000">
        <w:rPr>
          <w:rFonts w:ascii="Times New Roman" w:cs="Times New Roman" w:eastAsia="Times New Roman" w:hAnsi="Times New Roman"/>
          <w:sz w:val="24"/>
          <w:szCs w:val="24"/>
          <w:rtl w:val="0"/>
        </w:rPr>
        <w:t xml:space="preserve"> aplicativo utiliza o </w:t>
      </w:r>
      <w:r w:rsidDel="00000000" w:rsidR="00000000" w:rsidRPr="00000000">
        <w:rPr>
          <w:rFonts w:ascii="Times New Roman" w:cs="Times New Roman" w:eastAsia="Times New Roman" w:hAnsi="Times New Roman"/>
          <w:i w:val="1"/>
          <w:sz w:val="24"/>
          <w:szCs w:val="24"/>
          <w:rtl w:val="0"/>
          <w:rPrChange w:author="Agostinho L S Castro" w:id="11" w:date="2022-05-09T11:39:10Z">
            <w:rPr>
              <w:rFonts w:ascii="Times New Roman" w:cs="Times New Roman" w:eastAsia="Times New Roman" w:hAnsi="Times New Roman"/>
              <w:sz w:val="24"/>
              <w:szCs w:val="24"/>
            </w:rPr>
          </w:rPrChange>
        </w:rPr>
        <w:t xml:space="preserve">Firebase Authentication</w:t>
      </w:r>
      <w:r w:rsidDel="00000000" w:rsidR="00000000" w:rsidRPr="00000000">
        <w:rPr>
          <w:rFonts w:ascii="Times New Roman" w:cs="Times New Roman" w:eastAsia="Times New Roman" w:hAnsi="Times New Roman"/>
          <w:sz w:val="24"/>
          <w:szCs w:val="24"/>
          <w:rtl w:val="0"/>
        </w:rPr>
        <w:t xml:space="preserve"> para autenticar o acesso de cada usuário ao banco de dados. Todas as informações sobre medicamentos e rotinas são armazenadas </w:t>
      </w:r>
      <w:ins w:author="Agostinho L S Castro" w:id="12" w:date="2022-05-09T11:38:43Z">
        <w:r w:rsidDel="00000000" w:rsidR="00000000" w:rsidRPr="00000000">
          <w:rPr>
            <w:rFonts w:ascii="Times New Roman" w:cs="Times New Roman" w:eastAsia="Times New Roman" w:hAnsi="Times New Roman"/>
            <w:sz w:val="24"/>
            <w:szCs w:val="24"/>
            <w:rtl w:val="0"/>
          </w:rPr>
          <w:t xml:space="preserve">em</w:t>
        </w:r>
      </w:ins>
      <w:del w:author="Agostinho L S Castro" w:id="12" w:date="2022-05-09T11:38:43Z">
        <w:r w:rsidDel="00000000" w:rsidR="00000000" w:rsidRPr="00000000">
          <w:rPr>
            <w:rFonts w:ascii="Times New Roman" w:cs="Times New Roman" w:eastAsia="Times New Roman" w:hAnsi="Times New Roman"/>
            <w:sz w:val="24"/>
            <w:szCs w:val="24"/>
            <w:rtl w:val="0"/>
          </w:rPr>
          <w:delText xml:space="preserve">na</w:delText>
        </w:r>
      </w:del>
      <w:r w:rsidDel="00000000" w:rsidR="00000000" w:rsidRPr="00000000">
        <w:rPr>
          <w:rFonts w:ascii="Times New Roman" w:cs="Times New Roman" w:eastAsia="Times New Roman" w:hAnsi="Times New Roman"/>
          <w:sz w:val="24"/>
          <w:szCs w:val="24"/>
          <w:rtl w:val="0"/>
        </w:rPr>
        <w:t xml:space="preserve"> nuvem</w:t>
      </w:r>
      <w:del w:author="Agostinho L S Castro" w:id="13" w:date="2022-05-09T11:38:52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
        <w:t xml:space="preserve"> utilizando o banco de dados não relacional </w:t>
      </w:r>
      <w:r w:rsidDel="00000000" w:rsidR="00000000" w:rsidRPr="00000000">
        <w:rPr>
          <w:rFonts w:ascii="Times New Roman" w:cs="Times New Roman" w:eastAsia="Times New Roman" w:hAnsi="Times New Roman"/>
          <w:i w:val="1"/>
          <w:sz w:val="24"/>
          <w:szCs w:val="24"/>
          <w:rtl w:val="0"/>
          <w:rPrChange w:author="Agostinho L S Castro" w:id="14" w:date="2022-05-09T11:39:03Z">
            <w:rPr>
              <w:rFonts w:ascii="Times New Roman" w:cs="Times New Roman" w:eastAsia="Times New Roman" w:hAnsi="Times New Roman"/>
              <w:sz w:val="24"/>
              <w:szCs w:val="24"/>
            </w:rPr>
          </w:rPrChange>
        </w:rPr>
        <w:t xml:space="preserve">Firebase Realtime Database</w:t>
      </w:r>
      <w:r w:rsidDel="00000000" w:rsidR="00000000" w:rsidRPr="00000000">
        <w:rPr>
          <w:rFonts w:ascii="Times New Roman" w:cs="Times New Roman" w:eastAsia="Times New Roman" w:hAnsi="Times New Roman"/>
          <w:sz w:val="24"/>
          <w:szCs w:val="24"/>
          <w:rtl w:val="0"/>
        </w:rPr>
        <w:t xml:space="preserve">. O sistema conta ainda com </w:t>
      </w:r>
      <w:ins w:author="Agostinho L S Castro" w:id="15" w:date="2022-05-09T11:39:36Z">
        <w:r w:rsidDel="00000000" w:rsidR="00000000" w:rsidRPr="00000000">
          <w:rPr>
            <w:rFonts w:ascii="Times New Roman" w:cs="Times New Roman" w:eastAsia="Times New Roman" w:hAnsi="Times New Roman"/>
            <w:sz w:val="24"/>
            <w:szCs w:val="24"/>
            <w:rtl w:val="0"/>
          </w:rPr>
          <w:t xml:space="preserve">um</w:t>
        </w:r>
      </w:ins>
      <w:r w:rsidDel="00000000" w:rsidR="00000000" w:rsidRPr="00000000">
        <w:rPr>
          <w:rFonts w:ascii="Times New Roman" w:cs="Times New Roman" w:eastAsia="Times New Roman" w:hAnsi="Times New Roman"/>
          <w:sz w:val="24"/>
          <w:szCs w:val="24"/>
          <w:rtl w:val="0"/>
        </w:rPr>
        <w:t xml:space="preserve">a interação do paciente com a caixa de medicamentos. Essas </w:t>
      </w:r>
      <w:commentRangeStart w:id="0"/>
      <w:r w:rsidDel="00000000" w:rsidR="00000000" w:rsidRPr="00000000">
        <w:rPr>
          <w:rFonts w:ascii="Times New Roman" w:cs="Times New Roman" w:eastAsia="Times New Roman" w:hAnsi="Times New Roman"/>
          <w:sz w:val="24"/>
          <w:szCs w:val="24"/>
          <w:rtl w:val="0"/>
        </w:rPr>
        <w:t xml:space="preserve">interações</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são monitoradas pelo Raspberry Pi conectado à caixa, que também controla o LED de sinalização dos medicamentos na caixa de medicamentos. Conforme o paciente interage com a caixa de </w:t>
      </w:r>
      <w:r w:rsidDel="00000000" w:rsidR="00000000" w:rsidRPr="00000000">
        <w:rPr>
          <w:rFonts w:ascii="Times New Roman" w:cs="Times New Roman" w:eastAsia="Times New Roman" w:hAnsi="Times New Roman"/>
          <w:sz w:val="24"/>
          <w:szCs w:val="24"/>
          <w:rtl w:val="0"/>
        </w:rPr>
        <w:t xml:space="preserve">medicamentos os dados</w:t>
      </w:r>
      <w:r w:rsidDel="00000000" w:rsidR="00000000" w:rsidRPr="00000000">
        <w:rPr>
          <w:rFonts w:ascii="Times New Roman" w:cs="Times New Roman" w:eastAsia="Times New Roman" w:hAnsi="Times New Roman"/>
          <w:sz w:val="24"/>
          <w:szCs w:val="24"/>
          <w:rtl w:val="0"/>
        </w:rPr>
        <w:t xml:space="preserve"> são atualizados no banco de dados, indicando qual dose foi ingerida e quando.</w:t>
      </w:r>
      <w:ins w:author="Agostinho L S Castro" w:id="16" w:date="2022-05-09T11:41:34Z">
        <w:r w:rsidDel="00000000" w:rsidR="00000000" w:rsidRPr="00000000">
          <w:rPr>
            <w:rFonts w:ascii="Times New Roman" w:cs="Times New Roman" w:eastAsia="Times New Roman" w:hAnsi="Times New Roman"/>
            <w:sz w:val="24"/>
            <w:szCs w:val="24"/>
            <w:rtl w:val="0"/>
          </w:rPr>
          <w:t xml:space="preserve"> Com o objetivo de mostrar as etapas do desenvolvimento, iremos apresentar os pontos principais da construção das novas funcionalidades. </w:t>
        </w:r>
      </w:ins>
      <w:r w:rsidDel="00000000" w:rsidR="00000000" w:rsidRPr="00000000">
        <w:rPr>
          <w:rtl w:val="0"/>
        </w:rPr>
      </w:r>
    </w:p>
    <w:p w:rsidR="00000000" w:rsidDel="00000000" w:rsidP="00000000" w:rsidRDefault="00000000" w:rsidRPr="00000000" w14:paraId="0000000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Autenticação</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garantir a segurança e privacidade do usuário, pelo fato de armazenar dados sensíveis do paciente, é necessário fazer </w:t>
      </w:r>
      <w:r w:rsidDel="00000000" w:rsidR="00000000" w:rsidRPr="00000000">
        <w:rPr>
          <w:rFonts w:ascii="Times New Roman" w:cs="Times New Roman" w:eastAsia="Times New Roman" w:hAnsi="Times New Roman"/>
          <w:i w:val="1"/>
          <w:sz w:val="24"/>
          <w:szCs w:val="24"/>
          <w:rtl w:val="0"/>
          <w:rPrChange w:author="Agostinho L S Castro" w:id="17" w:date="2022-05-09T11:45:16Z">
            <w:rPr>
              <w:rFonts w:ascii="Times New Roman" w:cs="Times New Roman" w:eastAsia="Times New Roman" w:hAnsi="Times New Roman"/>
              <w:sz w:val="24"/>
              <w:szCs w:val="24"/>
            </w:rPr>
          </w:rPrChange>
        </w:rPr>
        <w:t xml:space="preserve">login</w:t>
      </w:r>
      <w:r w:rsidDel="00000000" w:rsidR="00000000" w:rsidRPr="00000000">
        <w:rPr>
          <w:rFonts w:ascii="Times New Roman" w:cs="Times New Roman" w:eastAsia="Times New Roman" w:hAnsi="Times New Roman"/>
          <w:sz w:val="24"/>
          <w:szCs w:val="24"/>
          <w:rtl w:val="0"/>
        </w:rPr>
        <w:t xml:space="preserve"> no aplicativo. Para isso foi utilizado o </w:t>
      </w:r>
      <w:r w:rsidDel="00000000" w:rsidR="00000000" w:rsidRPr="00000000">
        <w:rPr>
          <w:rFonts w:ascii="Times New Roman" w:cs="Times New Roman" w:eastAsia="Times New Roman" w:hAnsi="Times New Roman"/>
          <w:color w:val="202124"/>
          <w:sz w:val="24"/>
          <w:szCs w:val="24"/>
          <w:highlight w:val="white"/>
          <w:rtl w:val="0"/>
        </w:rPr>
        <w:t xml:space="preserve">Firebase Authentication</w:t>
      </w:r>
      <w:r w:rsidDel="00000000" w:rsidR="00000000" w:rsidRPr="00000000">
        <w:rPr>
          <w:rFonts w:ascii="Times New Roman" w:cs="Times New Roman" w:eastAsia="Times New Roman" w:hAnsi="Times New Roman"/>
          <w:sz w:val="24"/>
          <w:szCs w:val="24"/>
          <w:rtl w:val="0"/>
        </w:rPr>
        <w:t xml:space="preserve">. Esse serviço permite implementar diversas formas de autenticação ao projeto, mas faremos uso somente do login com e-mail e senha.  O usuário cria sua conta através do próprio aplicativo ao abri-lo pela primeira vez, </w:t>
      </w:r>
      <w:commentRangeStart w:id="1"/>
      <w:r w:rsidDel="00000000" w:rsidR="00000000" w:rsidRPr="00000000">
        <w:rPr>
          <w:rFonts w:ascii="Times New Roman" w:cs="Times New Roman" w:eastAsia="Times New Roman" w:hAnsi="Times New Roman"/>
          <w:sz w:val="24"/>
          <w:szCs w:val="24"/>
          <w:rtl w:val="0"/>
        </w:rPr>
        <w:t xml:space="preserve">cada paciente recebe um ID do usuário único ao criar sua conta</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Banco de Dados</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ins w:author="Agostinho L S Castro" w:id="18" w:date="2022-05-09T12:53:05Z">
        <w:r w:rsidDel="00000000" w:rsidR="00000000" w:rsidRPr="00000000">
          <w:rPr>
            <w:rFonts w:ascii="Times New Roman" w:cs="Times New Roman" w:eastAsia="Times New Roman" w:hAnsi="Times New Roman"/>
            <w:b w:val="1"/>
            <w:sz w:val="28"/>
            <w:szCs w:val="28"/>
            <w:rtl w:val="0"/>
          </w:rPr>
          <w:t xml:space="preserve">Após “logado”, o usuário terá acesso às diversas funcionalidades da ferramenta. Para tanto, o</w:t>
        </w:r>
      </w:ins>
      <w:del w:author="Agostinho L S Castro" w:id="18" w:date="2022-05-09T12:53:05Z">
        <w:r w:rsidDel="00000000" w:rsidR="00000000" w:rsidRPr="00000000">
          <w:rPr>
            <w:rFonts w:ascii="Times New Roman" w:cs="Times New Roman" w:eastAsia="Times New Roman" w:hAnsi="Times New Roman"/>
            <w:sz w:val="24"/>
            <w:szCs w:val="24"/>
            <w:rtl w:val="0"/>
          </w:rPr>
          <w:delText xml:space="preserve">O</w:delText>
        </w:r>
      </w:del>
      <w:r w:rsidDel="00000000" w:rsidR="00000000" w:rsidRPr="00000000">
        <w:rPr>
          <w:rFonts w:ascii="Times New Roman" w:cs="Times New Roman" w:eastAsia="Times New Roman" w:hAnsi="Times New Roman"/>
          <w:sz w:val="24"/>
          <w:szCs w:val="24"/>
          <w:rtl w:val="0"/>
        </w:rPr>
        <w:t xml:space="preserve"> sistema gira em torno do banco de dados, </w:t>
      </w:r>
      <w:ins w:author="Agostinho L S Castro" w:id="19" w:date="2022-05-09T12:55:44Z">
        <w:r w:rsidDel="00000000" w:rsidR="00000000" w:rsidRPr="00000000">
          <w:rPr>
            <w:rFonts w:ascii="Times New Roman" w:cs="Times New Roman" w:eastAsia="Times New Roman" w:hAnsi="Times New Roman"/>
            <w:sz w:val="24"/>
            <w:szCs w:val="24"/>
            <w:rtl w:val="0"/>
          </w:rPr>
          <w:t xml:space="preserve">p</w:t>
        </w:r>
      </w:ins>
      <w:r w:rsidDel="00000000" w:rsidR="00000000" w:rsidRPr="00000000">
        <w:rPr>
          <w:rFonts w:ascii="Times New Roman" w:cs="Times New Roman" w:eastAsia="Times New Roman" w:hAnsi="Times New Roman"/>
          <w:sz w:val="24"/>
          <w:szCs w:val="24"/>
          <w:rtl w:val="0"/>
        </w:rPr>
        <w:t xml:space="preserve">o</w:t>
      </w:r>
      <w:ins w:author="Agostinho L S Castro" w:id="20" w:date="2022-05-09T12:55:46Z">
        <w:r w:rsidDel="00000000" w:rsidR="00000000" w:rsidRPr="00000000">
          <w:rPr>
            <w:rFonts w:ascii="Times New Roman" w:cs="Times New Roman" w:eastAsia="Times New Roman" w:hAnsi="Times New Roman"/>
            <w:sz w:val="24"/>
            <w:szCs w:val="24"/>
            <w:rtl w:val="0"/>
          </w:rPr>
          <w:t xml:space="preserve">is tanto o</w:t>
        </w:r>
      </w:ins>
      <w:r w:rsidDel="00000000" w:rsidR="00000000" w:rsidRPr="00000000">
        <w:rPr>
          <w:rFonts w:ascii="Times New Roman" w:cs="Times New Roman" w:eastAsia="Times New Roman" w:hAnsi="Times New Roman"/>
          <w:sz w:val="24"/>
          <w:szCs w:val="24"/>
          <w:rtl w:val="0"/>
        </w:rPr>
        <w:t xml:space="preserve"> aplicativo </w:t>
      </w:r>
      <w:ins w:author="Agostinho L S Castro" w:id="21" w:date="2022-05-09T12:55:54Z">
        <w:r w:rsidDel="00000000" w:rsidR="00000000" w:rsidRPr="00000000">
          <w:rPr>
            <w:rFonts w:ascii="Times New Roman" w:cs="Times New Roman" w:eastAsia="Times New Roman" w:hAnsi="Times New Roman"/>
            <w:sz w:val="24"/>
            <w:szCs w:val="24"/>
            <w:rtl w:val="0"/>
          </w:rPr>
          <w:t xml:space="preserve">como a</w:t>
        </w:r>
      </w:ins>
      <w:del w:author="Agostinho L S Castro" w:id="21" w:date="2022-05-09T12:55:54Z">
        <w:r w:rsidDel="00000000" w:rsidR="00000000" w:rsidRPr="00000000">
          <w:rPr>
            <w:rFonts w:ascii="Times New Roman" w:cs="Times New Roman" w:eastAsia="Times New Roman" w:hAnsi="Times New Roman"/>
            <w:sz w:val="24"/>
            <w:szCs w:val="24"/>
            <w:rtl w:val="0"/>
          </w:rPr>
          <w:delText xml:space="preserve">e a</w:delText>
        </w:r>
      </w:del>
      <w:r w:rsidDel="00000000" w:rsidR="00000000" w:rsidRPr="00000000">
        <w:rPr>
          <w:rFonts w:ascii="Times New Roman" w:cs="Times New Roman" w:eastAsia="Times New Roman" w:hAnsi="Times New Roman"/>
          <w:sz w:val="24"/>
          <w:szCs w:val="24"/>
          <w:rtl w:val="0"/>
        </w:rPr>
        <w:t xml:space="preserve"> caixa de medicamentos fazem uso das informações nele armazenadas. Nesse projeto foi utilizado o banco de dados </w:t>
      </w:r>
      <w:r w:rsidDel="00000000" w:rsidR="00000000" w:rsidRPr="00000000">
        <w:rPr>
          <w:rFonts w:ascii="Times New Roman" w:cs="Times New Roman" w:eastAsia="Times New Roman" w:hAnsi="Times New Roman"/>
          <w:i w:val="1"/>
          <w:sz w:val="24"/>
          <w:szCs w:val="24"/>
          <w:highlight w:val="white"/>
          <w:rtl w:val="0"/>
          <w:rPrChange w:author="Agostinho L S Castro" w:id="22" w:date="2022-05-09T12:56:19Z">
            <w:rPr>
              <w:rFonts w:ascii="Times New Roman" w:cs="Times New Roman" w:eastAsia="Times New Roman" w:hAnsi="Times New Roman"/>
              <w:sz w:val="24"/>
              <w:szCs w:val="24"/>
              <w:highlight w:val="white"/>
            </w:rPr>
          </w:rPrChange>
        </w:rPr>
        <w:t xml:space="preserve">Firebase Realtime Database</w:t>
      </w:r>
      <w:r w:rsidDel="00000000" w:rsidR="00000000" w:rsidRPr="00000000">
        <w:rPr>
          <w:rFonts w:ascii="Times New Roman" w:cs="Times New Roman" w:eastAsia="Times New Roman" w:hAnsi="Times New Roman"/>
          <w:sz w:val="24"/>
          <w:szCs w:val="24"/>
          <w:highlight w:val="white"/>
          <w:rtl w:val="0"/>
        </w:rPr>
        <w:t xml:space="preserve">, que é um banco de dados não relacional hospedado na nuvem</w:t>
      </w:r>
      <w:ins w:author="Agostinho L S Castro" w:id="23" w:date="2022-05-09T12:56:27Z">
        <w:r w:rsidDel="00000000" w:rsidR="00000000" w:rsidRPr="00000000">
          <w:rPr>
            <w:rFonts w:ascii="Times New Roman" w:cs="Times New Roman" w:eastAsia="Times New Roman" w:hAnsi="Times New Roman"/>
            <w:sz w:val="24"/>
            <w:szCs w:val="24"/>
            <w:highlight w:val="white"/>
            <w:rtl w:val="0"/>
          </w:rPr>
          <w:t xml:space="preserve"> e</w:t>
        </w:r>
      </w:ins>
      <w:del w:author="Agostinho L S Castro" w:id="23" w:date="2022-05-09T12:56:27Z">
        <w:r w:rsidDel="00000000" w:rsidR="00000000" w:rsidRPr="00000000">
          <w:rPr>
            <w:rFonts w:ascii="Times New Roman" w:cs="Times New Roman" w:eastAsia="Times New Roman" w:hAnsi="Times New Roman"/>
            <w:sz w:val="24"/>
            <w:szCs w:val="24"/>
            <w:highlight w:val="white"/>
            <w:rtl w:val="0"/>
          </w:rPr>
          <w:delText xml:space="preserve">,</w:delText>
        </w:r>
      </w:del>
      <w:r w:rsidDel="00000000" w:rsidR="00000000" w:rsidRPr="00000000">
        <w:rPr>
          <w:rFonts w:ascii="Times New Roman" w:cs="Times New Roman" w:eastAsia="Times New Roman" w:hAnsi="Times New Roman"/>
          <w:sz w:val="24"/>
          <w:szCs w:val="24"/>
          <w:highlight w:val="white"/>
          <w:rtl w:val="0"/>
        </w:rPr>
        <w:t xml:space="preserve"> que faz parte da plataforma Firebase</w:t>
      </w:r>
      <w:r w:rsidDel="00000000" w:rsidR="00000000" w:rsidRPr="00000000">
        <w:rPr>
          <w:rFonts w:ascii="Times New Roman" w:cs="Times New Roman" w:eastAsia="Times New Roman" w:hAnsi="Times New Roman"/>
          <w:sz w:val="24"/>
          <w:szCs w:val="24"/>
          <w:rtl w:val="0"/>
        </w:rPr>
        <w:t xml:space="preserve">. A </w:t>
      </w:r>
      <w:ins w:author="Agostinho L S Castro" w:id="24" w:date="2022-05-09T12:56:48Z">
        <w:r w:rsidDel="00000000" w:rsidR="00000000" w:rsidRPr="00000000">
          <w:rPr>
            <w:rFonts w:ascii="Times New Roman" w:cs="Times New Roman" w:eastAsia="Times New Roman" w:hAnsi="Times New Roman"/>
            <w:sz w:val="24"/>
            <w:szCs w:val="24"/>
            <w:rtl w:val="0"/>
          </w:rPr>
          <w:t xml:space="preserve">estrutura criada para o banco de dados é apresentada na </w:t>
        </w:r>
      </w:ins>
      <w:r w:rsidDel="00000000" w:rsidR="00000000" w:rsidRPr="00000000">
        <w:rPr>
          <w:rFonts w:ascii="Times New Roman" w:cs="Times New Roman" w:eastAsia="Times New Roman" w:hAnsi="Times New Roman"/>
          <w:sz w:val="24"/>
          <w:szCs w:val="24"/>
          <w:rtl w:val="0"/>
        </w:rPr>
        <w:t xml:space="preserve">Figura X</w:t>
      </w:r>
      <w:del w:author="Agostinho L S Castro" w:id="25" w:date="2022-05-09T12:57:16Z">
        <w:r w:rsidDel="00000000" w:rsidR="00000000" w:rsidRPr="00000000">
          <w:rPr>
            <w:rFonts w:ascii="Times New Roman" w:cs="Times New Roman" w:eastAsia="Times New Roman" w:hAnsi="Times New Roman"/>
            <w:sz w:val="24"/>
            <w:szCs w:val="24"/>
            <w:rtl w:val="0"/>
          </w:rPr>
          <w:delText xml:space="preserve"> mostra a estrutura do banco de dados</w:delText>
        </w:r>
      </w:del>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Estrutura do banco de dados.</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1350" cy="5256937"/>
            <wp:effectExtent b="0" l="0" r="0" t="0"/>
            <wp:docPr id="30"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3181350" cy="525693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11">
      <w:pPr>
        <w:spacing w:after="240" w:before="240" w:lineRule="auto"/>
        <w:jc w:val="both"/>
        <w:rPr>
          <w:del w:author="Agostinho L S Castro" w:id="34" w:date="2022-05-09T13:12:08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Observando a Figura X é possível perceber que o banco de dados </w:t>
      </w:r>
      <w:ins w:author="Agostinho L S Castro" w:id="26" w:date="2022-05-09T13:09:30Z">
        <w:r w:rsidDel="00000000" w:rsidR="00000000" w:rsidRPr="00000000">
          <w:rPr>
            <w:rFonts w:ascii="Times New Roman" w:cs="Times New Roman" w:eastAsia="Times New Roman" w:hAnsi="Times New Roman"/>
            <w:sz w:val="24"/>
            <w:szCs w:val="24"/>
            <w:rtl w:val="0"/>
          </w:rPr>
          <w:t xml:space="preserve">foi</w:t>
        </w:r>
      </w:ins>
      <w:del w:author="Agostinho L S Castro" w:id="26" w:date="2022-05-09T13:09:30Z">
        <w:r w:rsidDel="00000000" w:rsidR="00000000" w:rsidRPr="00000000">
          <w:rPr>
            <w:rFonts w:ascii="Times New Roman" w:cs="Times New Roman" w:eastAsia="Times New Roman" w:hAnsi="Times New Roman"/>
            <w:sz w:val="24"/>
            <w:szCs w:val="24"/>
            <w:rtl w:val="0"/>
          </w:rPr>
          <w:delText xml:space="preserve">é</w:delText>
        </w:r>
      </w:del>
      <w:r w:rsidDel="00000000" w:rsidR="00000000" w:rsidRPr="00000000">
        <w:rPr>
          <w:rFonts w:ascii="Times New Roman" w:cs="Times New Roman" w:eastAsia="Times New Roman" w:hAnsi="Times New Roman"/>
          <w:sz w:val="24"/>
          <w:szCs w:val="24"/>
          <w:rtl w:val="0"/>
        </w:rPr>
        <w:t xml:space="preserve"> dividido em quatro objetos principais: Doses, Estoque, Rotinas e Slots.  E eles, por sua vez, </w:t>
      </w:r>
      <w:ins w:author="Agostinho L S Castro" w:id="27" w:date="2022-05-09T13:10:48Z">
        <w:r w:rsidDel="00000000" w:rsidR="00000000" w:rsidRPr="00000000">
          <w:rPr>
            <w:rFonts w:ascii="Times New Roman" w:cs="Times New Roman" w:eastAsia="Times New Roman" w:hAnsi="Times New Roman"/>
            <w:sz w:val="24"/>
            <w:szCs w:val="24"/>
            <w:rtl w:val="0"/>
          </w:rPr>
          <w:t xml:space="preserve">forma</w:t>
        </w:r>
      </w:ins>
      <w:del w:author="Agostinho L S Castro" w:id="27" w:date="2022-05-09T13:10:48Z">
        <w:r w:rsidDel="00000000" w:rsidR="00000000" w:rsidRPr="00000000">
          <w:rPr>
            <w:rFonts w:ascii="Times New Roman" w:cs="Times New Roman" w:eastAsia="Times New Roman" w:hAnsi="Times New Roman"/>
            <w:sz w:val="24"/>
            <w:szCs w:val="24"/>
            <w:rtl w:val="0"/>
          </w:rPr>
          <w:delText xml:space="preserve">são</w:delText>
        </w:r>
      </w:del>
      <w:r w:rsidDel="00000000" w:rsidR="00000000" w:rsidRPr="00000000">
        <w:rPr>
          <w:rFonts w:ascii="Times New Roman" w:cs="Times New Roman" w:eastAsia="Times New Roman" w:hAnsi="Times New Roman"/>
          <w:sz w:val="24"/>
          <w:szCs w:val="24"/>
          <w:rtl w:val="0"/>
        </w:rPr>
        <w:t xml:space="preserve"> divididos por ID de usuário. Assim, fazendo uso das regras de segurança do Firebase Realtime Database em conjunto com o Firebase Authentication, cada usuário só possui permissão de leitura e escrita nos campos que estão dentro do seu próprio ID de usuário. A </w:t>
      </w:r>
      <w:ins w:author="Agostinho L S Castro" w:id="28" w:date="2022-05-09T13:10:16Z">
        <w:r w:rsidDel="00000000" w:rsidR="00000000" w:rsidRPr="00000000">
          <w:rPr>
            <w:rFonts w:ascii="Times New Roman" w:cs="Times New Roman" w:eastAsia="Times New Roman" w:hAnsi="Times New Roman"/>
            <w:sz w:val="24"/>
            <w:szCs w:val="24"/>
            <w:rtl w:val="0"/>
          </w:rPr>
          <w:t xml:space="preserve">F</w:t>
        </w:r>
      </w:ins>
      <w:del w:author="Agostinho L S Castro" w:id="28" w:date="2022-05-09T13:10:16Z">
        <w:r w:rsidDel="00000000" w:rsidR="00000000" w:rsidRPr="00000000">
          <w:rPr>
            <w:rFonts w:ascii="Times New Roman" w:cs="Times New Roman" w:eastAsia="Times New Roman" w:hAnsi="Times New Roman"/>
            <w:sz w:val="24"/>
            <w:szCs w:val="24"/>
            <w:rtl w:val="0"/>
          </w:rPr>
          <w:delText xml:space="preserve">f</w:delText>
        </w:r>
      </w:del>
      <w:r w:rsidDel="00000000" w:rsidR="00000000" w:rsidRPr="00000000">
        <w:rPr>
          <w:rFonts w:ascii="Times New Roman" w:cs="Times New Roman" w:eastAsia="Times New Roman" w:hAnsi="Times New Roman"/>
          <w:sz w:val="24"/>
          <w:szCs w:val="24"/>
          <w:rtl w:val="0"/>
        </w:rPr>
        <w:t xml:space="preserve">igura X mostra um</w:t>
      </w:r>
      <w:ins w:author="Agostinho L S Castro" w:id="29" w:date="2022-05-09T13:11:41Z">
        <w:r w:rsidDel="00000000" w:rsidR="00000000" w:rsidRPr="00000000">
          <w:rPr>
            <w:rFonts w:ascii="Times New Roman" w:cs="Times New Roman" w:eastAsia="Times New Roman" w:hAnsi="Times New Roman"/>
            <w:sz w:val="24"/>
            <w:szCs w:val="24"/>
            <w:rtl w:val="0"/>
          </w:rPr>
          <w:t xml:space="preserve"> exemplo </w:t>
        </w:r>
      </w:ins>
      <w:del w:author="Agostinho L S Castro" w:id="29" w:date="2022-05-09T13:11:41Z">
        <w:r w:rsidDel="00000000" w:rsidR="00000000" w:rsidRPr="00000000">
          <w:rPr>
            <w:rFonts w:ascii="Times New Roman" w:cs="Times New Roman" w:eastAsia="Times New Roman" w:hAnsi="Times New Roman"/>
            <w:sz w:val="24"/>
            <w:szCs w:val="24"/>
            <w:rtl w:val="0"/>
          </w:rPr>
          <w:delText xml:space="preserve">a</w:delText>
        </w:r>
      </w:del>
      <w:r w:rsidDel="00000000" w:rsidR="00000000" w:rsidRPr="00000000">
        <w:rPr>
          <w:rFonts w:ascii="Times New Roman" w:cs="Times New Roman" w:eastAsia="Times New Roman" w:hAnsi="Times New Roman"/>
          <w:sz w:val="24"/>
          <w:szCs w:val="24"/>
          <w:rtl w:val="0"/>
        </w:rPr>
        <w:t xml:space="preserve"> d</w:t>
      </w:r>
      <w:ins w:author="Agostinho L S Castro" w:id="30" w:date="2022-05-09T13:12:46Z">
        <w:r w:rsidDel="00000000" w:rsidR="00000000" w:rsidRPr="00000000">
          <w:rPr>
            <w:rFonts w:ascii="Times New Roman" w:cs="Times New Roman" w:eastAsia="Times New Roman" w:hAnsi="Times New Roman"/>
            <w:sz w:val="24"/>
            <w:szCs w:val="24"/>
            <w:rtl w:val="0"/>
          </w:rPr>
          <w:t xml:space="preserve">e</w:t>
        </w:r>
      </w:ins>
      <w:del w:author="Agostinho L S Castro" w:id="30" w:date="2022-05-09T13:12:46Z">
        <w:r w:rsidDel="00000000" w:rsidR="00000000" w:rsidRPr="00000000">
          <w:rPr>
            <w:rFonts w:ascii="Times New Roman" w:cs="Times New Roman" w:eastAsia="Times New Roman" w:hAnsi="Times New Roman"/>
            <w:sz w:val="24"/>
            <w:szCs w:val="24"/>
            <w:rtl w:val="0"/>
          </w:rPr>
          <w:delText xml:space="preserve">as</w:delText>
        </w:r>
      </w:del>
      <w:r w:rsidDel="00000000" w:rsidR="00000000" w:rsidRPr="00000000">
        <w:rPr>
          <w:rFonts w:ascii="Times New Roman" w:cs="Times New Roman" w:eastAsia="Times New Roman" w:hAnsi="Times New Roman"/>
          <w:sz w:val="24"/>
          <w:szCs w:val="24"/>
          <w:rtl w:val="0"/>
        </w:rPr>
        <w:t xml:space="preserve"> </w:t>
      </w:r>
      <w:ins w:author="Agostinho L S Castro" w:id="31" w:date="2022-05-09T13:13:20Z">
        <w:r w:rsidDel="00000000" w:rsidR="00000000" w:rsidRPr="00000000">
          <w:rPr>
            <w:rFonts w:ascii="Times New Roman" w:cs="Times New Roman" w:eastAsia="Times New Roman" w:hAnsi="Times New Roman"/>
            <w:sz w:val="24"/>
            <w:szCs w:val="24"/>
            <w:rtl w:val="0"/>
          </w:rPr>
          <w:t xml:space="preserve">uma </w:t>
        </w:r>
      </w:ins>
      <w:r w:rsidDel="00000000" w:rsidR="00000000" w:rsidRPr="00000000">
        <w:rPr>
          <w:rFonts w:ascii="Times New Roman" w:cs="Times New Roman" w:eastAsia="Times New Roman" w:hAnsi="Times New Roman"/>
          <w:sz w:val="24"/>
          <w:szCs w:val="24"/>
          <w:rtl w:val="0"/>
        </w:rPr>
        <w:t xml:space="preserve">regra</w:t>
      </w:r>
      <w:del w:author="Agostinho L S Castro" w:id="32" w:date="2022-05-09T13:12:51Z">
        <w:r w:rsidDel="00000000" w:rsidR="00000000" w:rsidRPr="00000000">
          <w:rPr>
            <w:rFonts w:ascii="Times New Roman" w:cs="Times New Roman" w:eastAsia="Times New Roman" w:hAnsi="Times New Roman"/>
            <w:sz w:val="24"/>
            <w:szCs w:val="24"/>
            <w:rtl w:val="0"/>
          </w:rPr>
          <w:delText xml:space="preserve">s</w:delText>
        </w:r>
      </w:del>
      <w:r w:rsidDel="00000000" w:rsidR="00000000" w:rsidRPr="00000000">
        <w:rPr>
          <w:rFonts w:ascii="Times New Roman" w:cs="Times New Roman" w:eastAsia="Times New Roman" w:hAnsi="Times New Roman"/>
          <w:sz w:val="24"/>
          <w:szCs w:val="24"/>
          <w:rtl w:val="0"/>
        </w:rPr>
        <w:t xml:space="preserve"> utilizada</w:t>
      </w:r>
      <w:del w:author="Agostinho L S Castro" w:id="33" w:date="2022-05-09T13:12:53Z">
        <w:r w:rsidDel="00000000" w:rsidR="00000000" w:rsidRPr="00000000">
          <w:rPr>
            <w:rFonts w:ascii="Times New Roman" w:cs="Times New Roman" w:eastAsia="Times New Roman" w:hAnsi="Times New Roman"/>
            <w:sz w:val="24"/>
            <w:szCs w:val="24"/>
            <w:rtl w:val="0"/>
          </w:rPr>
          <w:delText xml:space="preserve">s.</w:delText>
        </w:r>
      </w:del>
      <w:del w:author="Agostinho L S Castro" w:id="34" w:date="2022-05-09T13:12:08Z">
        <w:r w:rsidDel="00000000" w:rsidR="00000000" w:rsidRPr="00000000">
          <w:rPr>
            <w:rtl w:val="0"/>
          </w:rPr>
        </w:r>
      </w:del>
    </w:p>
    <w:p w:rsidR="00000000" w:rsidDel="00000000" w:rsidP="00000000" w:rsidRDefault="00000000" w:rsidRPr="00000000" w14:paraId="00000012">
      <w:pPr>
        <w:spacing w:after="240" w:before="240" w:lineRule="auto"/>
        <w:jc w:val="both"/>
        <w:rPr>
          <w:ins w:author="Agostinho L S Castro" w:id="34" w:date="2022-05-09T13:12:08Z"/>
          <w:rFonts w:ascii="Times New Roman" w:cs="Times New Roman" w:eastAsia="Times New Roman" w:hAnsi="Times New Roman"/>
          <w:sz w:val="24"/>
          <w:szCs w:val="24"/>
        </w:rPr>
      </w:pPr>
      <w:ins w:author="Agostinho L S Castro" w:id="34" w:date="2022-05-09T13:12:08Z">
        <w:r w:rsidDel="00000000" w:rsidR="00000000" w:rsidRPr="00000000">
          <w:rPr>
            <w:rtl w:val="0"/>
          </w:rPr>
        </w:r>
      </w:ins>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Regra de segurança.</w:t>
      </w:r>
      <w:del w:author="Agostinho L S Castro" w:id="34" w:date="2022-05-09T13:12:08Z">
        <w:r w:rsidDel="00000000" w:rsidR="00000000" w:rsidRPr="00000000">
          <w:drawing>
            <wp:anchor allowOverlap="1" behindDoc="0" distB="114300" distT="114300" distL="114300" distR="114300" hidden="0" layoutInCell="1" locked="0" relativeHeight="0" simplePos="0">
              <wp:simplePos x="0" y="0"/>
              <wp:positionH relativeFrom="column">
                <wp:posOffset>712950</wp:posOffset>
              </wp:positionH>
              <wp:positionV relativeFrom="paragraph">
                <wp:posOffset>381000</wp:posOffset>
              </wp:positionV>
              <wp:extent cx="4305300" cy="942975"/>
              <wp:effectExtent b="0" l="0" r="0" t="0"/>
              <wp:wrapSquare wrapText="bothSides" distB="114300" distT="114300" distL="114300" distR="11430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05300" cy="942975"/>
                      </a:xfrm>
                      <a:prstGeom prst="rect"/>
                      <a:ln/>
                    </pic:spPr>
                  </pic:pic>
                </a:graphicData>
              </a:graphic>
            </wp:anchor>
          </w:drawing>
        </w:r>
      </w:del>
      <w:ins w:author="Agostinho L S Castro" w:id="34" w:date="2022-05-09T13:12:08Z">
        <w:r w:rsidDel="00000000" w:rsidR="00000000" w:rsidRPr="00000000">
          <w:drawing>
            <wp:anchor allowOverlap="1" behindDoc="0" distB="114300" distT="114300" distL="114300" distR="114300" hidden="0" layoutInCell="1" locked="0" relativeHeight="0" simplePos="0">
              <wp:simplePos x="0" y="0"/>
              <wp:positionH relativeFrom="column">
                <wp:posOffset>568325</wp:posOffset>
              </wp:positionH>
              <wp:positionV relativeFrom="paragraph">
                <wp:posOffset>388494</wp:posOffset>
              </wp:positionV>
              <wp:extent cx="4305300" cy="942975"/>
              <wp:effectExtent b="0" l="0" r="0" t="0"/>
              <wp:wrapSquare wrapText="bothSides" distB="114300" distT="114300" distL="114300" distR="114300"/>
              <wp:docPr id="2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05300" cy="942975"/>
                      </a:xfrm>
                      <a:prstGeom prst="rect"/>
                      <a:ln/>
                    </pic:spPr>
                  </pic:pic>
                </a:graphicData>
              </a:graphic>
            </wp:anchor>
          </w:drawing>
        </w:r>
      </w:ins>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regra da Figura X limita quem tem permissão de leitura e escrita dentro do objeto “$user_id” que está dentro do objeto “estoque”. A variável “$user_id” está representada na Figura X como “ID usuário”.</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dados armazenados em cada objeto “ID usuário” são descritos </w:t>
      </w:r>
      <w:ins w:author="Agostinho L S Castro" w:id="35" w:date="2022-05-09T13:16:15Z">
        <w:r w:rsidDel="00000000" w:rsidR="00000000" w:rsidRPr="00000000">
          <w:rPr>
            <w:rFonts w:ascii="Times New Roman" w:cs="Times New Roman" w:eastAsia="Times New Roman" w:hAnsi="Times New Roman"/>
            <w:sz w:val="24"/>
            <w:szCs w:val="24"/>
            <w:rtl w:val="0"/>
          </w:rPr>
          <w:t xml:space="preserve">nas Tabelas XX, XX, XX , XX</w:t>
        </w:r>
      </w:ins>
      <w:del w:author="Agostinho L S Castro" w:id="35" w:date="2022-05-09T13:16:15Z">
        <w:r w:rsidDel="00000000" w:rsidR="00000000" w:rsidRPr="00000000">
          <w:rPr>
            <w:rFonts w:ascii="Times New Roman" w:cs="Times New Roman" w:eastAsia="Times New Roman" w:hAnsi="Times New Roman"/>
            <w:sz w:val="24"/>
            <w:szCs w:val="24"/>
            <w:rtl w:val="0"/>
          </w:rPr>
          <w:delText xml:space="preserve">abaixo</w:delText>
        </w:r>
      </w:del>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numPr>
          <w:ilvl w:val="0"/>
          <w:numId w:val="4"/>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Doses</w:t>
      </w:r>
      <w:r w:rsidDel="00000000" w:rsidR="00000000" w:rsidRPr="00000000">
        <w:rPr>
          <w:rFonts w:ascii="Times New Roman" w:cs="Times New Roman" w:eastAsia="Times New Roman" w:hAnsi="Times New Roman"/>
          <w:sz w:val="24"/>
          <w:szCs w:val="24"/>
          <w:rtl w:val="0"/>
        </w:rPr>
        <w:t xml:space="preserve">: Armazena as informações de todas as doses de cada medicamento que o paciente faz uso. Os detalhes são descritos na </w:t>
      </w:r>
      <w:ins w:author="Agostinho L S Castro" w:id="36" w:date="2022-05-09T13:16:58Z">
        <w:r w:rsidDel="00000000" w:rsidR="00000000" w:rsidRPr="00000000">
          <w:rPr>
            <w:rFonts w:ascii="Times New Roman" w:cs="Times New Roman" w:eastAsia="Times New Roman" w:hAnsi="Times New Roman"/>
            <w:sz w:val="24"/>
            <w:szCs w:val="24"/>
            <w:rtl w:val="0"/>
          </w:rPr>
          <w:t xml:space="preserve">T</w:t>
        </w:r>
      </w:ins>
      <w:del w:author="Agostinho L S Castro" w:id="36" w:date="2022-05-09T13:16:58Z">
        <w:r w:rsidDel="00000000" w:rsidR="00000000" w:rsidRPr="00000000">
          <w:rPr>
            <w:rFonts w:ascii="Times New Roman" w:cs="Times New Roman" w:eastAsia="Times New Roman" w:hAnsi="Times New Roman"/>
            <w:sz w:val="24"/>
            <w:szCs w:val="24"/>
            <w:rtl w:val="0"/>
          </w:rPr>
          <w:delText xml:space="preserve">t</w:delText>
        </w:r>
      </w:del>
      <w:r w:rsidDel="00000000" w:rsidR="00000000" w:rsidRPr="00000000">
        <w:rPr>
          <w:rFonts w:ascii="Times New Roman" w:cs="Times New Roman" w:eastAsia="Times New Roman" w:hAnsi="Times New Roman"/>
          <w:sz w:val="24"/>
          <w:szCs w:val="24"/>
          <w:rtl w:val="0"/>
        </w:rPr>
        <w:t xml:space="preserve">abela X:</w:t>
      </w:r>
    </w:p>
    <w:p w:rsidR="00000000" w:rsidDel="00000000" w:rsidP="00000000" w:rsidRDefault="00000000" w:rsidRPr="00000000" w14:paraId="0000001C">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X.</w:t>
      </w:r>
    </w:p>
    <w:tbl>
      <w:tblPr>
        <w:tblStyle w:val="Table1"/>
        <w:tblW w:w="8550.0" w:type="dxa"/>
        <w:jc w:val="left"/>
        <w:tblInd w:w="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6315"/>
        <w:tblGridChange w:id="0">
          <w:tblGrid>
            <w:gridCol w:w="2235"/>
            <w:gridCol w:w="6315"/>
          </w:tblGrid>
        </w:tblGridChange>
      </w:tblGrid>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ativo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a rotina a qual a dose pertence está ativa.</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comprimidos_dose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Inteiro. Número de comprimidos que devem ser ingeridos.</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Código hexadecimal da cor da etiqueta de identificação do medicamento.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Data em que a dose deve ser administrada, no formato ano/mês/dia.</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doses_diarias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Inteiro. Número de doses que devem ser administradas por dia.</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estoqueID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Inteiro. Identifica o campo correspondente ao medicamento em questão no objeto principal “Estoque”.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Inteiro. Horário em que a dose deve ser administrada, no formato unix timestamp em milissegundos.</w:t>
            </w:r>
          </w:p>
        </w:tc>
      </w:tr>
      <w:tr>
        <w:trPr>
          <w:cantSplit w:val="0"/>
          <w:trHeight w:val="5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ingerido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a dose foi administrada.</w:t>
            </w:r>
          </w:p>
        </w:tc>
      </w:tr>
      <w:tr>
        <w:trPr>
          <w:cantSplit w:val="0"/>
          <w:trHeight w:val="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Nome do medicamento.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Inteiro. Identifica em qual a posição os comprimidos estão armazenados na caixa de medicamentos.</w:t>
            </w:r>
          </w:p>
        </w:tc>
      </w:tr>
    </w:tbl>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numPr>
          <w:ilvl w:val="0"/>
          <w:numId w:val="3"/>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Estoque</w:t>
      </w:r>
      <w:r w:rsidDel="00000000" w:rsidR="00000000" w:rsidRPr="00000000">
        <w:rPr>
          <w:rFonts w:ascii="Times New Roman" w:cs="Times New Roman" w:eastAsia="Times New Roman" w:hAnsi="Times New Roman"/>
          <w:sz w:val="24"/>
          <w:szCs w:val="24"/>
          <w:rtl w:val="0"/>
        </w:rPr>
        <w:t xml:space="preserve">: Armazena as informações de cada medicamento cadastrado. Os detalhes são descritos na </w:t>
      </w:r>
      <w:ins w:author="Agostinho L S Castro" w:id="37" w:date="2022-05-09T13:16:48Z">
        <w:r w:rsidDel="00000000" w:rsidR="00000000" w:rsidRPr="00000000">
          <w:rPr>
            <w:rFonts w:ascii="Times New Roman" w:cs="Times New Roman" w:eastAsia="Times New Roman" w:hAnsi="Times New Roman"/>
            <w:sz w:val="24"/>
            <w:szCs w:val="24"/>
            <w:rtl w:val="0"/>
          </w:rPr>
          <w:t xml:space="preserve">T</w:t>
        </w:r>
      </w:ins>
      <w:del w:author="Agostinho L S Castro" w:id="37" w:date="2022-05-09T13:16:48Z">
        <w:r w:rsidDel="00000000" w:rsidR="00000000" w:rsidRPr="00000000">
          <w:rPr>
            <w:rFonts w:ascii="Times New Roman" w:cs="Times New Roman" w:eastAsia="Times New Roman" w:hAnsi="Times New Roman"/>
            <w:sz w:val="24"/>
            <w:szCs w:val="24"/>
            <w:rtl w:val="0"/>
          </w:rPr>
          <w:delText xml:space="preserve">t</w:delText>
        </w:r>
      </w:del>
      <w:r w:rsidDel="00000000" w:rsidR="00000000" w:rsidRPr="00000000">
        <w:rPr>
          <w:rFonts w:ascii="Times New Roman" w:cs="Times New Roman" w:eastAsia="Times New Roman" w:hAnsi="Times New Roman"/>
          <w:sz w:val="24"/>
          <w:szCs w:val="24"/>
          <w:rtl w:val="0"/>
        </w:rPr>
        <w:t xml:space="preserve">abela X:</w:t>
      </w:r>
    </w:p>
    <w:p w:rsidR="00000000" w:rsidDel="00000000" w:rsidP="00000000" w:rsidRDefault="00000000" w:rsidRPr="00000000" w14:paraId="00000036">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X.</w:t>
      </w:r>
    </w:p>
    <w:tbl>
      <w:tblPr>
        <w:tblStyle w:val="Table2"/>
        <w:tblW w:w="8670.0" w:type="dxa"/>
        <w:jc w:val="left"/>
        <w:tblInd w:w="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525"/>
        <w:tblGridChange w:id="0">
          <w:tblGrid>
            <w:gridCol w:w="2145"/>
            <w:gridCol w:w="65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bulaPaciente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Código da bula versão do paciente.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bulaProfissional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Código da bula versão do profissional de saúde.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classesTerapeuticas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Classe terapêutica do medicamento.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cnpj</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String. Cadastro Nacional da Pessoa Jurídica</w:t>
            </w:r>
            <w:r w:rsidDel="00000000" w:rsidR="00000000" w:rsidRPr="00000000">
              <w:rPr>
                <w:rFonts w:ascii="Times New Roman" w:cs="Times New Roman" w:eastAsia="Times New Roman" w:hAnsi="Times New Roman"/>
                <w:rtl w:val="0"/>
              </w:rPr>
              <w:t xml:space="preserve"> da empresa responsável pela fabricação do medicamento.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Código hexadecimal da cor da etiqueta de identificação do medicamento.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empresa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Nome da empresa responsável pela fabricação do medicamento.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estoque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Inteiro. Número de comprimidos armazenados na caixa de medicamentos.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nomeComercial</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Nome do medicamento.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numProcesso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Número de identificação do processo de registro do medicamento na Anvisa.</w:t>
            </w:r>
          </w:p>
        </w:tc>
      </w:tr>
    </w:tbl>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4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numPr>
          <w:ilvl w:val="0"/>
          <w:numId w:val="1"/>
        </w:numPr>
        <w:spacing w:after="240" w:before="240" w:lineRule="auto"/>
        <w:ind w:left="720" w:hanging="360"/>
        <w:jc w:val="both"/>
        <w:rPr>
          <w:u w:val="none"/>
        </w:rPr>
      </w:pPr>
      <w:r w:rsidDel="00000000" w:rsidR="00000000" w:rsidRPr="00000000">
        <w:rPr>
          <w:rFonts w:ascii="Times New Roman" w:cs="Times New Roman" w:eastAsia="Times New Roman" w:hAnsi="Times New Roman"/>
          <w:b w:val="1"/>
          <w:sz w:val="24"/>
          <w:szCs w:val="24"/>
          <w:rtl w:val="0"/>
        </w:rPr>
        <w:t xml:space="preserve">Rotinas</w:t>
      </w:r>
      <w:r w:rsidDel="00000000" w:rsidR="00000000" w:rsidRPr="00000000">
        <w:rPr>
          <w:rFonts w:ascii="Times New Roman" w:cs="Times New Roman" w:eastAsia="Times New Roman" w:hAnsi="Times New Roman"/>
          <w:sz w:val="24"/>
          <w:szCs w:val="24"/>
          <w:rtl w:val="0"/>
        </w:rPr>
        <w:t xml:space="preserve">: Armazena as informações de cada rotina cadastrada. Os detalhes são descritos na </w:t>
      </w:r>
      <w:ins w:author="Agostinho L S Castro" w:id="38" w:date="2022-05-09T13:17:14Z">
        <w:r w:rsidDel="00000000" w:rsidR="00000000" w:rsidRPr="00000000">
          <w:rPr>
            <w:rFonts w:ascii="Times New Roman" w:cs="Times New Roman" w:eastAsia="Times New Roman" w:hAnsi="Times New Roman"/>
            <w:sz w:val="24"/>
            <w:szCs w:val="24"/>
            <w:rtl w:val="0"/>
          </w:rPr>
          <w:t xml:space="preserve">T</w:t>
        </w:r>
      </w:ins>
      <w:del w:author="Agostinho L S Castro" w:id="38" w:date="2022-05-09T13:17:14Z">
        <w:r w:rsidDel="00000000" w:rsidR="00000000" w:rsidRPr="00000000">
          <w:rPr>
            <w:rFonts w:ascii="Times New Roman" w:cs="Times New Roman" w:eastAsia="Times New Roman" w:hAnsi="Times New Roman"/>
            <w:sz w:val="24"/>
            <w:szCs w:val="24"/>
            <w:rtl w:val="0"/>
          </w:rPr>
          <w:delText xml:space="preserve">t</w:delText>
        </w:r>
      </w:del>
      <w:r w:rsidDel="00000000" w:rsidR="00000000" w:rsidRPr="00000000">
        <w:rPr>
          <w:rFonts w:ascii="Times New Roman" w:cs="Times New Roman" w:eastAsia="Times New Roman" w:hAnsi="Times New Roman"/>
          <w:sz w:val="24"/>
          <w:szCs w:val="24"/>
          <w:rtl w:val="0"/>
        </w:rPr>
        <w:t xml:space="preserve">abela X:</w:t>
      </w:r>
    </w:p>
    <w:p w:rsidR="00000000" w:rsidDel="00000000" w:rsidP="00000000" w:rsidRDefault="00000000" w:rsidRPr="00000000" w14:paraId="0000004E">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X.</w:t>
      </w:r>
    </w:p>
    <w:tbl>
      <w:tblPr>
        <w:tblStyle w:val="Table3"/>
        <w:tblW w:w="8655.0" w:type="dxa"/>
        <w:jc w:val="left"/>
        <w:tblInd w:w="4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6810"/>
        <w:tblGridChange w:id="0">
          <w:tblGrid>
            <w:gridCol w:w="1845"/>
            <w:gridCol w:w="681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ativo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a rotina está ativa.</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Código hexadecimal da cor da etiqueta de identificação do medicamento.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estoqueID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Inteiro. Identifica o campo correspondente ao medicamento em questão no objeto principal “Estoque”.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Data em que a rotina termina, no formato ano/mês/dia.</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Data em que a rotina inicia, no formato ano/mês/dia.</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Nome do medicamento.</w:t>
            </w:r>
          </w:p>
        </w:tc>
      </w:tr>
    </w:tbl>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numPr>
          <w:ilvl w:val="0"/>
          <w:numId w:val="2"/>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Slots</w:t>
      </w:r>
      <w:r w:rsidDel="00000000" w:rsidR="00000000" w:rsidRPr="00000000">
        <w:rPr>
          <w:rFonts w:ascii="Times New Roman" w:cs="Times New Roman" w:eastAsia="Times New Roman" w:hAnsi="Times New Roman"/>
          <w:sz w:val="24"/>
          <w:szCs w:val="24"/>
          <w:rtl w:val="0"/>
        </w:rPr>
        <w:t xml:space="preserve">: Armazena as informações de cada posição da caixa de medicamentos. Os detalhes são descritos na </w:t>
      </w:r>
      <w:ins w:author="Agostinho L S Castro" w:id="39" w:date="2022-05-09T13:17:23Z">
        <w:r w:rsidDel="00000000" w:rsidR="00000000" w:rsidRPr="00000000">
          <w:rPr>
            <w:rFonts w:ascii="Times New Roman" w:cs="Times New Roman" w:eastAsia="Times New Roman" w:hAnsi="Times New Roman"/>
            <w:sz w:val="24"/>
            <w:szCs w:val="24"/>
            <w:rtl w:val="0"/>
          </w:rPr>
          <w:t xml:space="preserve">T</w:t>
        </w:r>
      </w:ins>
      <w:del w:author="Agostinho L S Castro" w:id="39" w:date="2022-05-09T13:17:23Z">
        <w:r w:rsidDel="00000000" w:rsidR="00000000" w:rsidRPr="00000000">
          <w:rPr>
            <w:rFonts w:ascii="Times New Roman" w:cs="Times New Roman" w:eastAsia="Times New Roman" w:hAnsi="Times New Roman"/>
            <w:sz w:val="24"/>
            <w:szCs w:val="24"/>
            <w:rtl w:val="0"/>
          </w:rPr>
          <w:delText xml:space="preserve">t</w:delText>
        </w:r>
      </w:del>
      <w:r w:rsidDel="00000000" w:rsidR="00000000" w:rsidRPr="00000000">
        <w:rPr>
          <w:rFonts w:ascii="Times New Roman" w:cs="Times New Roman" w:eastAsia="Times New Roman" w:hAnsi="Times New Roman"/>
          <w:sz w:val="24"/>
          <w:szCs w:val="24"/>
          <w:rtl w:val="0"/>
        </w:rPr>
        <w:t xml:space="preserve">abela X:</w:t>
      </w:r>
    </w:p>
    <w:p w:rsidR="00000000" w:rsidDel="00000000" w:rsidP="00000000" w:rsidRDefault="00000000" w:rsidRPr="00000000" w14:paraId="00000060">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X.</w:t>
      </w:r>
    </w:p>
    <w:tbl>
      <w:tblPr>
        <w:tblStyle w:val="Table4"/>
        <w:tblW w:w="8640.0" w:type="dxa"/>
        <w:jc w:val="left"/>
        <w:tblInd w:w="4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6795"/>
        <w:tblGridChange w:id="0">
          <w:tblGrid>
            <w:gridCol w:w="1845"/>
            <w:gridCol w:w="679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1 está ocupado.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2 está ocupado.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3 está ocupado.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4 está ocupado.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5 está ocupado.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6 está ocupado.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7 está ocupado.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8 está ocupado.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9 está ocupado.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Booleano.  Identifica se o espaço 10 está ocupado.</w:t>
            </w:r>
          </w:p>
        </w:tc>
      </w:tr>
    </w:tbl>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78">
      <w:pPr>
        <w:spacing w:after="240" w:before="240" w:lineRule="auto"/>
        <w:jc w:val="both"/>
        <w:rPr>
          <w:del w:author="Agostinho L S Castro" w:id="40" w:date="2022-05-09T13:17:49Z"/>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del w:author="Agostinho L S Castro" w:id="40" w:date="2022-05-09T13:17:49Z">
        <w:r w:rsidDel="00000000" w:rsidR="00000000" w:rsidRPr="00000000">
          <w:rPr>
            <w:rtl w:val="0"/>
          </w:rPr>
        </w:r>
      </w:del>
    </w:p>
    <w:p w:rsidR="00000000" w:rsidDel="00000000" w:rsidP="00000000" w:rsidRDefault="00000000" w:rsidRPr="00000000" w14:paraId="00000079">
      <w:pPr>
        <w:spacing w:after="240" w:before="240" w:lineRule="auto"/>
        <w:jc w:val="both"/>
        <w:rPr>
          <w:del w:author="Agostinho L S Castro" w:id="40" w:date="2022-05-09T13:17:49Z"/>
          <w:rFonts w:ascii="Times New Roman" w:cs="Times New Roman" w:eastAsia="Times New Roman" w:hAnsi="Times New Roman"/>
          <w:b w:val="1"/>
          <w:sz w:val="28"/>
          <w:szCs w:val="28"/>
        </w:rPr>
      </w:pPr>
      <w:del w:author="Agostinho L S Castro" w:id="40" w:date="2022-05-09T13:17:49Z">
        <w:r w:rsidDel="00000000" w:rsidR="00000000" w:rsidRPr="00000000">
          <w:rPr>
            <w:rtl w:val="0"/>
          </w:rPr>
        </w:r>
      </w:del>
    </w:p>
    <w:p w:rsidR="00000000" w:rsidDel="00000000" w:rsidP="00000000" w:rsidRDefault="00000000" w:rsidRPr="00000000" w14:paraId="0000007A">
      <w:pPr>
        <w:spacing w:after="240" w:before="240" w:lineRule="auto"/>
        <w:jc w:val="both"/>
        <w:rPr>
          <w:del w:author="Agostinho L S Castro" w:id="40" w:date="2022-05-09T13:17:49Z"/>
          <w:rFonts w:ascii="Times New Roman" w:cs="Times New Roman" w:eastAsia="Times New Roman" w:hAnsi="Times New Roman"/>
          <w:b w:val="1"/>
          <w:sz w:val="28"/>
          <w:szCs w:val="28"/>
        </w:rPr>
      </w:pPr>
      <w:del w:author="Agostinho L S Castro" w:id="40" w:date="2022-05-09T13:17:49Z">
        <w:r w:rsidDel="00000000" w:rsidR="00000000" w:rsidRPr="00000000">
          <w:rPr>
            <w:rtl w:val="0"/>
          </w:rPr>
        </w:r>
      </w:del>
    </w:p>
    <w:p w:rsidR="00000000" w:rsidDel="00000000" w:rsidP="00000000" w:rsidRDefault="00000000" w:rsidRPr="00000000" w14:paraId="0000007B">
      <w:pPr>
        <w:spacing w:after="240" w:before="240" w:lineRule="auto"/>
        <w:jc w:val="both"/>
        <w:rPr>
          <w:del w:author="Agostinho L S Castro" w:id="40" w:date="2022-05-09T13:17:49Z"/>
          <w:rFonts w:ascii="Times New Roman" w:cs="Times New Roman" w:eastAsia="Times New Roman" w:hAnsi="Times New Roman"/>
          <w:b w:val="1"/>
          <w:sz w:val="28"/>
          <w:szCs w:val="28"/>
        </w:rPr>
      </w:pPr>
      <w:del w:author="Agostinho L S Castro" w:id="40" w:date="2022-05-09T13:17:49Z">
        <w:r w:rsidDel="00000000" w:rsidR="00000000" w:rsidRPr="00000000">
          <w:rPr>
            <w:rtl w:val="0"/>
          </w:rPr>
        </w:r>
      </w:del>
    </w:p>
    <w:p w:rsidR="00000000" w:rsidDel="00000000" w:rsidP="00000000" w:rsidRDefault="00000000" w:rsidRPr="00000000" w14:paraId="0000007C">
      <w:pPr>
        <w:spacing w:after="240" w:before="240" w:lineRule="auto"/>
        <w:jc w:val="both"/>
        <w:rPr>
          <w:del w:author="Agostinho L S Castro" w:id="40" w:date="2022-05-09T13:17:49Z"/>
          <w:rFonts w:ascii="Times New Roman" w:cs="Times New Roman" w:eastAsia="Times New Roman" w:hAnsi="Times New Roman"/>
          <w:b w:val="1"/>
          <w:sz w:val="28"/>
          <w:szCs w:val="28"/>
        </w:rPr>
      </w:pPr>
      <w:del w:author="Agostinho L S Castro" w:id="40" w:date="2022-05-09T13:17:49Z">
        <w:r w:rsidDel="00000000" w:rsidR="00000000" w:rsidRPr="00000000">
          <w:rPr>
            <w:rtl w:val="0"/>
          </w:rPr>
        </w:r>
      </w:del>
    </w:p>
    <w:p w:rsidR="00000000" w:rsidDel="00000000" w:rsidP="00000000" w:rsidRDefault="00000000" w:rsidRPr="00000000" w14:paraId="0000007D">
      <w:pPr>
        <w:spacing w:after="240" w:before="240" w:lineRule="auto"/>
        <w:jc w:val="both"/>
        <w:rPr>
          <w:del w:author="Agostinho L S Castro" w:id="40" w:date="2022-05-09T13:17:49Z"/>
          <w:rFonts w:ascii="Times New Roman" w:cs="Times New Roman" w:eastAsia="Times New Roman" w:hAnsi="Times New Roman"/>
          <w:b w:val="1"/>
          <w:sz w:val="28"/>
          <w:szCs w:val="28"/>
        </w:rPr>
      </w:pPr>
      <w:del w:author="Agostinho L S Castro" w:id="40" w:date="2022-05-09T13:17:49Z">
        <w:r w:rsidDel="00000000" w:rsidR="00000000" w:rsidRPr="00000000">
          <w:rPr>
            <w:rtl w:val="0"/>
          </w:rPr>
        </w:r>
      </w:del>
    </w:p>
    <w:p w:rsidR="00000000" w:rsidDel="00000000" w:rsidP="00000000" w:rsidRDefault="00000000" w:rsidRPr="00000000" w14:paraId="0000007E">
      <w:pPr>
        <w:spacing w:after="240" w:before="240" w:lineRule="auto"/>
        <w:jc w:val="both"/>
        <w:rPr>
          <w:del w:author="Agostinho L S Castro" w:id="40" w:date="2022-05-09T13:17:49Z"/>
          <w:rFonts w:ascii="Times New Roman" w:cs="Times New Roman" w:eastAsia="Times New Roman" w:hAnsi="Times New Roman"/>
          <w:b w:val="1"/>
          <w:sz w:val="28"/>
          <w:szCs w:val="28"/>
        </w:rPr>
      </w:pPr>
      <w:del w:author="Agostinho L S Castro" w:id="40" w:date="2022-05-09T13:17:49Z">
        <w:r w:rsidDel="00000000" w:rsidR="00000000" w:rsidRPr="00000000">
          <w:rPr>
            <w:rtl w:val="0"/>
          </w:rPr>
        </w:r>
      </w:del>
    </w:p>
    <w:p w:rsidR="00000000" w:rsidDel="00000000" w:rsidP="00000000" w:rsidRDefault="00000000" w:rsidRPr="00000000" w14:paraId="0000007F">
      <w:pPr>
        <w:spacing w:after="240" w:before="240" w:lineRule="auto"/>
        <w:jc w:val="both"/>
        <w:rPr>
          <w:del w:author="Agostinho L S Castro" w:id="41" w:date="2022-05-09T13:17:50Z"/>
          <w:rFonts w:ascii="Times New Roman" w:cs="Times New Roman" w:eastAsia="Times New Roman" w:hAnsi="Times New Roman"/>
          <w:b w:val="1"/>
          <w:sz w:val="28"/>
          <w:szCs w:val="28"/>
        </w:rPr>
      </w:pPr>
      <w:del w:author="Agostinho L S Castro" w:id="41" w:date="2022-05-09T13:17:50Z">
        <w:r w:rsidDel="00000000" w:rsidR="00000000" w:rsidRPr="00000000">
          <w:rPr>
            <w:rtl w:val="0"/>
          </w:rPr>
        </w:r>
      </w:del>
    </w:p>
    <w:p w:rsidR="00000000" w:rsidDel="00000000" w:rsidP="00000000" w:rsidRDefault="00000000" w:rsidRPr="00000000" w14:paraId="00000080">
      <w:pPr>
        <w:spacing w:after="240" w:before="240" w:lineRule="auto"/>
        <w:jc w:val="both"/>
        <w:rPr>
          <w:del w:author="Agostinho L S Castro" w:id="41" w:date="2022-05-09T13:17:50Z"/>
          <w:rFonts w:ascii="Times New Roman" w:cs="Times New Roman" w:eastAsia="Times New Roman" w:hAnsi="Times New Roman"/>
          <w:b w:val="1"/>
          <w:sz w:val="28"/>
          <w:szCs w:val="28"/>
        </w:rPr>
      </w:pPr>
      <w:del w:author="Agostinho L S Castro" w:id="41" w:date="2022-05-09T13:17:50Z">
        <w:r w:rsidDel="00000000" w:rsidR="00000000" w:rsidRPr="00000000">
          <w:rPr>
            <w:rtl w:val="0"/>
          </w:rPr>
        </w:r>
      </w:del>
    </w:p>
    <w:p w:rsidR="00000000" w:rsidDel="00000000" w:rsidP="00000000" w:rsidRDefault="00000000" w:rsidRPr="00000000" w14:paraId="00000081">
      <w:pPr>
        <w:spacing w:after="240" w:before="240" w:lineRule="auto"/>
        <w:jc w:val="both"/>
        <w:rPr>
          <w:del w:author="Agostinho L S Castro" w:id="41" w:date="2022-05-09T13:17:50Z"/>
          <w:rFonts w:ascii="Times New Roman" w:cs="Times New Roman" w:eastAsia="Times New Roman" w:hAnsi="Times New Roman"/>
          <w:b w:val="1"/>
          <w:sz w:val="28"/>
          <w:szCs w:val="28"/>
        </w:rPr>
      </w:pPr>
      <w:del w:author="Agostinho L S Castro" w:id="41" w:date="2022-05-09T13:17:50Z">
        <w:r w:rsidDel="00000000" w:rsidR="00000000" w:rsidRPr="00000000">
          <w:rPr>
            <w:rtl w:val="0"/>
          </w:rPr>
        </w:r>
      </w:del>
    </w:p>
    <w:p w:rsidR="00000000" w:rsidDel="00000000" w:rsidP="00000000" w:rsidRDefault="00000000" w:rsidRPr="00000000" w14:paraId="00000082">
      <w:pPr>
        <w:spacing w:after="240" w:before="240" w:lineRule="auto"/>
        <w:jc w:val="both"/>
        <w:rPr>
          <w:del w:author="Agostinho L S Castro" w:id="41" w:date="2022-05-09T13:17:50Z"/>
          <w:rFonts w:ascii="Times New Roman" w:cs="Times New Roman" w:eastAsia="Times New Roman" w:hAnsi="Times New Roman"/>
          <w:b w:val="1"/>
          <w:sz w:val="28"/>
          <w:szCs w:val="28"/>
        </w:rPr>
      </w:pPr>
      <w:del w:author="Agostinho L S Castro" w:id="41" w:date="2022-05-09T13:17:50Z">
        <w:r w:rsidDel="00000000" w:rsidR="00000000" w:rsidRPr="00000000">
          <w:rPr>
            <w:rtl w:val="0"/>
          </w:rPr>
        </w:r>
      </w:del>
    </w:p>
    <w:p w:rsidR="00000000" w:rsidDel="00000000" w:rsidP="00000000" w:rsidRDefault="00000000" w:rsidRPr="00000000" w14:paraId="00000083">
      <w:pPr>
        <w:spacing w:after="240" w:before="240" w:lineRule="auto"/>
        <w:jc w:val="both"/>
        <w:rPr>
          <w:del w:author="Agostinho L S Castro" w:id="41" w:date="2022-05-09T13:17:50Z"/>
          <w:rFonts w:ascii="Times New Roman" w:cs="Times New Roman" w:eastAsia="Times New Roman" w:hAnsi="Times New Roman"/>
          <w:b w:val="1"/>
          <w:sz w:val="28"/>
          <w:szCs w:val="28"/>
        </w:rPr>
      </w:pPr>
      <w:del w:author="Agostinho L S Castro" w:id="41" w:date="2022-05-09T13:17:50Z">
        <w:r w:rsidDel="00000000" w:rsidR="00000000" w:rsidRPr="00000000">
          <w:rPr>
            <w:rtl w:val="0"/>
          </w:rPr>
        </w:r>
      </w:del>
    </w:p>
    <w:p w:rsidR="00000000" w:rsidDel="00000000" w:rsidP="00000000" w:rsidRDefault="00000000" w:rsidRPr="00000000" w14:paraId="0000008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Sistema para auxílio de rotinas medicamentosas</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aplicativo foi desenvolvido usando o framework multiplataforma Flutter, criado pelo Google, o que facilitou a utilização das plataformas web e móvel (Android).  Utiliza a linguagem de programação orientada a objeto Dart, também desenvolvida pelo Google. O diagrama de caso de uso pode ser observado na </w:t>
      </w:r>
      <w:ins w:author="Agostinho L S Castro" w:id="42" w:date="2022-05-09T13:18:46Z">
        <w:r w:rsidDel="00000000" w:rsidR="00000000" w:rsidRPr="00000000">
          <w:rPr>
            <w:rFonts w:ascii="Times New Roman" w:cs="Times New Roman" w:eastAsia="Times New Roman" w:hAnsi="Times New Roman"/>
            <w:sz w:val="24"/>
            <w:szCs w:val="24"/>
            <w:rtl w:val="0"/>
          </w:rPr>
          <w:t xml:space="preserve">F</w:t>
        </w:r>
      </w:ins>
      <w:del w:author="Agostinho L S Castro" w:id="42" w:date="2022-05-09T13:18:46Z">
        <w:r w:rsidDel="00000000" w:rsidR="00000000" w:rsidRPr="00000000">
          <w:rPr>
            <w:rFonts w:ascii="Times New Roman" w:cs="Times New Roman" w:eastAsia="Times New Roman" w:hAnsi="Times New Roman"/>
            <w:sz w:val="24"/>
            <w:szCs w:val="24"/>
            <w:rtl w:val="0"/>
          </w:rPr>
          <w:delText xml:space="preserve">f</w:delText>
        </w:r>
      </w:del>
      <w:r w:rsidDel="00000000" w:rsidR="00000000" w:rsidRPr="00000000">
        <w:rPr>
          <w:rFonts w:ascii="Times New Roman" w:cs="Times New Roman" w:eastAsia="Times New Roman" w:hAnsi="Times New Roman"/>
          <w:sz w:val="24"/>
          <w:szCs w:val="24"/>
          <w:rtl w:val="0"/>
        </w:rPr>
        <w:t xml:space="preserve">igura X, </w:t>
      </w:r>
      <w:ins w:author="Agostinho L S Castro" w:id="43" w:date="2022-06-06T18:32:36Z">
        <w:r w:rsidDel="00000000" w:rsidR="00000000" w:rsidRPr="00000000">
          <w:rPr>
            <w:rFonts w:ascii="Times New Roman" w:cs="Times New Roman" w:eastAsia="Times New Roman" w:hAnsi="Times New Roman"/>
            <w:sz w:val="24"/>
            <w:szCs w:val="24"/>
            <w:rtl w:val="0"/>
          </w:rPr>
          <w:t xml:space="preserve">vista no capítulo X e repetida aqui para facilitar a descrição</w:t>
        </w:r>
      </w:ins>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Diagrama de caso de uso do aplicativo.</w:t>
      </w:r>
    </w:p>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693478" cy="3685312"/>
            <wp:effectExtent b="0" l="0" r="0" t="0"/>
            <wp:docPr id="27" name="image22.jpg"/>
            <a:graphic>
              <a:graphicData uri="http://schemas.openxmlformats.org/drawingml/2006/picture">
                <pic:pic>
                  <pic:nvPicPr>
                    <pic:cNvPr id="0" name="image22.jpg"/>
                    <pic:cNvPicPr preferRelativeResize="0"/>
                  </pic:nvPicPr>
                  <pic:blipFill>
                    <a:blip r:embed="rId10"/>
                    <a:srcRect b="0" l="0" r="0" t="0"/>
                    <a:stretch>
                      <a:fillRect/>
                    </a:stretch>
                  </pic:blipFill>
                  <pic:spPr>
                    <a:xfrm>
                      <a:off x="0" y="0"/>
                      <a:ext cx="4693478" cy="368531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Pela Figura X</w:t>
      </w:r>
      <w:ins w:author="Agostinho L S Castro" w:id="44" w:date="2022-05-09T13:19:06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nós podemos perceber as várias ações que o usuário pode executar no sistema. A descrição de cada uma dessas ações está listada na </w:t>
      </w:r>
      <w:ins w:author="Agostinho L S Castro" w:id="45" w:date="2022-05-09T13:20:33Z">
        <w:r w:rsidDel="00000000" w:rsidR="00000000" w:rsidRPr="00000000">
          <w:rPr>
            <w:rFonts w:ascii="Times New Roman" w:cs="Times New Roman" w:eastAsia="Times New Roman" w:hAnsi="Times New Roman"/>
            <w:sz w:val="24"/>
            <w:szCs w:val="24"/>
            <w:rtl w:val="0"/>
          </w:rPr>
          <w:t xml:space="preserve">T</w:t>
        </w:r>
      </w:ins>
      <w:del w:author="Agostinho L S Castro" w:id="45" w:date="2022-05-09T13:20:33Z">
        <w:r w:rsidDel="00000000" w:rsidR="00000000" w:rsidRPr="00000000">
          <w:rPr>
            <w:rFonts w:ascii="Times New Roman" w:cs="Times New Roman" w:eastAsia="Times New Roman" w:hAnsi="Times New Roman"/>
            <w:sz w:val="24"/>
            <w:szCs w:val="24"/>
            <w:rtl w:val="0"/>
          </w:rPr>
          <w:delText xml:space="preserve">t</w:delText>
        </w:r>
      </w:del>
      <w:r w:rsidDel="00000000" w:rsidR="00000000" w:rsidRPr="00000000">
        <w:rPr>
          <w:rFonts w:ascii="Times New Roman" w:cs="Times New Roman" w:eastAsia="Times New Roman" w:hAnsi="Times New Roman"/>
          <w:sz w:val="24"/>
          <w:szCs w:val="24"/>
          <w:rtl w:val="0"/>
        </w:rPr>
        <w:t xml:space="preserve">abela X.</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X.</w:t>
      </w:r>
    </w:p>
    <w:tbl>
      <w:tblPr>
        <w:tblStyle w:val="Table5"/>
        <w:tblW w:w="84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5715"/>
        <w:tblGridChange w:id="0">
          <w:tblGrid>
            <w:gridCol w:w="2775"/>
            <w:gridCol w:w="5715"/>
          </w:tblGrid>
        </w:tblGridChange>
      </w:tblGrid>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Ação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Descrição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Adicionar medicamento ao estoque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 ao banco de dados informações gerais sobre o medicamento.</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Cadastrar rotinas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 ao banco de dados informações como horário, início, fim da rotina.</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Interromper rotinas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Altera o campo “ativo” da rotina escolhida para falso.</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rotinas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Exibe todas as doses cadastradas, separadas por dia.</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 bulas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buscar e exibir a bula de qualquer medicamento.</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 relatórios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Exibe um resumo de cada rotina com todas as doses, mostrando se foram ou não tomadas.</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Editar/Remover estoque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Atualiza no banco de dados o número de comprimidos contido na caixa de medicamentos. </w:t>
            </w:r>
          </w:p>
          <w:p w:rsidR="00000000" w:rsidDel="00000000" w:rsidP="00000000" w:rsidRDefault="00000000" w:rsidRPr="00000000" w14:paraId="0000009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do objeto “Estoque” todos os dados do medicamento.</w:t>
            </w:r>
          </w:p>
        </w:tc>
      </w:tr>
    </w:tbl>
    <w:p w:rsidR="00000000" w:rsidDel="00000000" w:rsidP="00000000" w:rsidRDefault="00000000" w:rsidRPr="00000000" w14:paraId="0000009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Fonte: Autor, 2022.</w:t>
      </w:r>
      <w:r w:rsidDel="00000000" w:rsidR="00000000" w:rsidRPr="00000000">
        <w:rPr>
          <w:rtl w:val="0"/>
        </w:rPr>
      </w:r>
    </w:p>
    <w:p w:rsidR="00000000" w:rsidDel="00000000" w:rsidP="00000000" w:rsidRDefault="00000000" w:rsidRPr="00000000" w14:paraId="0000009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Raspberry Pi</w:t>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mostrado na </w:t>
      </w:r>
      <w:ins w:author="Agostinho L S Castro" w:id="46" w:date="2022-05-09T13:20:47Z">
        <w:r w:rsidDel="00000000" w:rsidR="00000000" w:rsidRPr="00000000">
          <w:rPr>
            <w:rFonts w:ascii="Times New Roman" w:cs="Times New Roman" w:eastAsia="Times New Roman" w:hAnsi="Times New Roman"/>
            <w:sz w:val="24"/>
            <w:szCs w:val="24"/>
            <w:rtl w:val="0"/>
          </w:rPr>
          <w:t xml:space="preserve">F</w:t>
        </w:r>
      </w:ins>
      <w:del w:author="Agostinho L S Castro" w:id="46" w:date="2022-05-09T13:20:47Z">
        <w:r w:rsidDel="00000000" w:rsidR="00000000" w:rsidRPr="00000000">
          <w:rPr>
            <w:rFonts w:ascii="Times New Roman" w:cs="Times New Roman" w:eastAsia="Times New Roman" w:hAnsi="Times New Roman"/>
            <w:sz w:val="24"/>
            <w:szCs w:val="24"/>
            <w:rtl w:val="0"/>
          </w:rPr>
          <w:delText xml:space="preserve">f</w:delText>
        </w:r>
      </w:del>
      <w:r w:rsidDel="00000000" w:rsidR="00000000" w:rsidRPr="00000000">
        <w:rPr>
          <w:rFonts w:ascii="Times New Roman" w:cs="Times New Roman" w:eastAsia="Times New Roman" w:hAnsi="Times New Roman"/>
          <w:sz w:val="24"/>
          <w:szCs w:val="24"/>
          <w:rtl w:val="0"/>
        </w:rPr>
        <w:t xml:space="preserve">igura X, a versão web do aplicativo é usada por meio do microcomputador Raspberry Pi ligado a uma tela LCD. Porém o microcomputador também tem a função de monitorar e controlar a caixa de medicamentos.</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controle consiste em ligar ou não o LED de sinalização. Um script PHP constantemente verifica se existe alguma dose ativa pendente naquele momento. Caso exista, é verificado se o medicamento já foi ingerido</w:t>
      </w:r>
      <w:del w:author="Agostinho L S Castro" w:id="47" w:date="2022-05-09T13:21:17Z">
        <w:r w:rsidDel="00000000" w:rsidR="00000000" w:rsidRPr="00000000">
          <w:rPr>
            <w:rFonts w:ascii="Times New Roman" w:cs="Times New Roman" w:eastAsia="Times New Roman" w:hAnsi="Times New Roman"/>
            <w:sz w:val="24"/>
            <w:szCs w:val="24"/>
            <w:rtl w:val="0"/>
          </w:rPr>
          <w:delText xml:space="preserve">,</w:delText>
        </w:r>
      </w:del>
      <w:r w:rsidDel="00000000" w:rsidR="00000000" w:rsidRPr="00000000">
        <w:rPr>
          <w:rFonts w:ascii="Times New Roman" w:cs="Times New Roman" w:eastAsia="Times New Roman" w:hAnsi="Times New Roman"/>
          <w:sz w:val="24"/>
          <w:szCs w:val="24"/>
          <w:rtl w:val="0"/>
        </w:rPr>
        <w:t xml:space="preserve"> se não</w:t>
      </w:r>
      <w:ins w:author="Agostinho L S Castro" w:id="48" w:date="2022-05-09T13:21:13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o LED de sinalização correspondente é ligado. Sempre com base na informação obtida do banco de dados. O processo pode ser observado na Figura X.</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Fluxograma do controle de sinalização da caixa de medicamentos.  </w:t>
      </w:r>
    </w:p>
    <w:p w:rsidR="00000000" w:rsidDel="00000000" w:rsidP="00000000" w:rsidRDefault="00000000" w:rsidRPr="00000000" w14:paraId="000000A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2133600"/>
            <wp:effectExtent b="0" l="0" r="0" t="0"/>
            <wp:docPr id="29"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monitoramento também é feito por um script PHP que constantemente verifica se existe alguma dose ativa naquele momento. Com base na informação obtida do banco de dados são verificados </w:t>
      </w:r>
      <w:commentRangeStart w:id="2"/>
      <w:r w:rsidDel="00000000" w:rsidR="00000000" w:rsidRPr="00000000">
        <w:rPr>
          <w:rFonts w:ascii="Times New Roman" w:cs="Times New Roman" w:eastAsia="Times New Roman" w:hAnsi="Times New Roman"/>
          <w:sz w:val="24"/>
          <w:szCs w:val="24"/>
          <w:rtl w:val="0"/>
        </w:rPr>
        <w:t xml:space="preserve">os slots</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de cada dose e se o medicamento foi ou não retirado da caixa. Se sim, é verificado se aquele é o horário correto para o medicamento, caso seja, o campo “ingerido” da dose correspondente no banco de dados é atualizado para verdadeiro. Se estiver fora do horário determinado um alerta é exibido na tela LCD ligada ao Raspberry, solicitando a confirmação de que a dose será tomada fora do horário, nesse caso, só após a confirmação que a atualização no banco de dados é efetuada. A </w:t>
      </w:r>
      <w:ins w:author="Agostinho L S Castro" w:id="49" w:date="2022-05-09T13:25:43Z">
        <w:r w:rsidDel="00000000" w:rsidR="00000000" w:rsidRPr="00000000">
          <w:rPr>
            <w:rFonts w:ascii="Times New Roman" w:cs="Times New Roman" w:eastAsia="Times New Roman" w:hAnsi="Times New Roman"/>
            <w:sz w:val="24"/>
            <w:szCs w:val="24"/>
            <w:rtl w:val="0"/>
          </w:rPr>
          <w:t xml:space="preserve">F</w:t>
        </w:r>
      </w:ins>
      <w:del w:author="Agostinho L S Castro" w:id="49" w:date="2022-05-09T13:25:43Z">
        <w:r w:rsidDel="00000000" w:rsidR="00000000" w:rsidRPr="00000000">
          <w:rPr>
            <w:rFonts w:ascii="Times New Roman" w:cs="Times New Roman" w:eastAsia="Times New Roman" w:hAnsi="Times New Roman"/>
            <w:sz w:val="24"/>
            <w:szCs w:val="24"/>
            <w:rtl w:val="0"/>
          </w:rPr>
          <w:delText xml:space="preserve">f</w:delText>
        </w:r>
      </w:del>
      <w:r w:rsidDel="00000000" w:rsidR="00000000" w:rsidRPr="00000000">
        <w:rPr>
          <w:rFonts w:ascii="Times New Roman" w:cs="Times New Roman" w:eastAsia="Times New Roman" w:hAnsi="Times New Roman"/>
          <w:sz w:val="24"/>
          <w:szCs w:val="24"/>
          <w:rtl w:val="0"/>
        </w:rPr>
        <w:t xml:space="preserve">igura X ilustra o processo.</w:t>
      </w:r>
    </w:p>
    <w:p w:rsidR="00000000" w:rsidDel="00000000" w:rsidP="00000000" w:rsidRDefault="00000000" w:rsidRPr="00000000" w14:paraId="000000A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Figura x. Fluxograma do monitoramento da caixa de medicamentos.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197100"/>
            <wp:effectExtent b="0" l="0" r="0" t="0"/>
            <wp:docPr id="10"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A9">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Caixa de medicamentos</w:t>
      </w:r>
    </w:p>
    <w:p w:rsidR="00000000" w:rsidDel="00000000" w:rsidP="00000000" w:rsidRDefault="00000000" w:rsidRPr="00000000" w14:paraId="000000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caixa de medicamentos foi desenvolvida por Lucas Melo Novais em 2019 durante seu Trabalho de Conclusão de Curso</w:t>
      </w:r>
      <w:ins w:author="Agostinho L S Castro" w:id="50" w:date="2022-05-09T13:26:17Z">
        <w:commentRangeStart w:id="3"/>
        <w:r w:rsidDel="00000000" w:rsidR="00000000" w:rsidRPr="00000000">
          <w:rPr>
            <w:rFonts w:ascii="Times New Roman" w:cs="Times New Roman" w:eastAsia="Times New Roman" w:hAnsi="Times New Roman"/>
            <w:sz w:val="24"/>
            <w:szCs w:val="24"/>
            <w:rtl w:val="0"/>
          </w:rPr>
          <w:t xml:space="preserve"> (Ref)</w:t>
        </w:r>
      </w:ins>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Dispositivo Eletrônico para Auxílio de Rotinas Medicamentosas, o qual é o precursor deste trabalho. Nenhuma alteração foi feita no dispositivo, a caixa é exibida na Figura X.</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Figura X. Caixa de medicamentos.</w:t>
      </w:r>
    </w:p>
    <w:p w:rsidR="00000000" w:rsidDel="00000000" w:rsidP="00000000" w:rsidRDefault="00000000" w:rsidRPr="00000000" w14:paraId="000000A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195888" cy="2320583"/>
            <wp:effectExtent b="0" l="0" r="0" t="0"/>
            <wp:docPr id="17"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5195888" cy="232058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w:t>
      </w:r>
      <w:commentRangeStart w:id="4"/>
      <w:r w:rsidDel="00000000" w:rsidR="00000000" w:rsidRPr="00000000">
        <w:rPr>
          <w:rFonts w:ascii="Times New Roman" w:cs="Times New Roman" w:eastAsia="Times New Roman" w:hAnsi="Times New Roman"/>
          <w:sz w:val="24"/>
          <w:szCs w:val="24"/>
          <w:rtl w:val="0"/>
        </w:rPr>
        <w:t xml:space="preserve">Autor, 2022.</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pode ser visto na Figura X, a caixa tem capacidade para até 10 medicamentos, cada um em um frasco diferente. As posições dos comprimidos são fixas e são definidas no momento em que os medicamentos são cadastrados no aplicativo. Os frascos de armazenamento foram exemplificados na Figura X.</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Frasco de armazenamento (Tubete).</w:t>
      </w:r>
    </w:p>
    <w:p w:rsidR="00000000" w:rsidDel="00000000" w:rsidP="00000000" w:rsidRDefault="00000000" w:rsidRPr="00000000" w14:paraId="000000B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5950" cy="1915950"/>
            <wp:effectExtent b="0" l="0" r="0" t="0"/>
            <wp:docPr id="3"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915950" cy="19159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https://www.magazineluiza.com.br/ </w:t>
      </w:r>
      <w:r w:rsidDel="00000000" w:rsidR="00000000" w:rsidRPr="00000000">
        <w:rPr>
          <w:rFonts w:ascii="Times New Roman" w:cs="Times New Roman" w:eastAsia="Times New Roman" w:hAnsi="Times New Roman"/>
          <w:sz w:val="24"/>
          <w:szCs w:val="24"/>
          <w:vertAlign w:val="superscript"/>
          <w:rtl w:val="0"/>
        </w:rPr>
        <w:t xml:space="preserve">x</w:t>
      </w:r>
      <w:r w:rsidDel="00000000" w:rsidR="00000000" w:rsidRPr="00000000">
        <w:rPr>
          <w:rtl w:val="0"/>
        </w:rPr>
      </w:r>
    </w:p>
    <w:p w:rsidR="00000000" w:rsidDel="00000000" w:rsidP="00000000" w:rsidRDefault="00000000" w:rsidRPr="00000000" w14:paraId="000000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dito no item x.x.x (Raspberry Pi), o Raspberry Pi é responsável pelo controle de sinalização e monitoramento da caixa. Para isso ser possível o equipamento conta com LEDs e chaves fim de curso para controle de sinalização e monitoramento, respectivamente. O posicionamento de cada um desses componentes é ilustrado na Figura </w:t>
      </w:r>
      <w:commentRangeStart w:id="5"/>
      <w:r w:rsidDel="00000000" w:rsidR="00000000" w:rsidRPr="00000000">
        <w:rPr>
          <w:rFonts w:ascii="Times New Roman" w:cs="Times New Roman" w:eastAsia="Times New Roman" w:hAnsi="Times New Roman"/>
          <w:sz w:val="24"/>
          <w:szCs w:val="24"/>
          <w:rtl w:val="0"/>
        </w:rPr>
        <w:t xml:space="preserve">x</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Ilustração da posição das chaves Fim de e dos LEDs.</w:t>
      </w:r>
    </w:p>
    <w:p w:rsidR="00000000" w:rsidDel="00000000" w:rsidP="00000000" w:rsidRDefault="00000000" w:rsidRPr="00000000" w14:paraId="000000B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5937" cy="2004764"/>
            <wp:effectExtent b="0" l="0" r="0" t="0"/>
            <wp:docPr id="6"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2395937" cy="2004764"/>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NOVAIS, Lucas Melo. Dispositivo Eletrônico para Auxílio de Rotinas Medicamentosas. 2019.</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x </w:t>
      </w:r>
      <w:r w:rsidDel="00000000" w:rsidR="00000000" w:rsidRPr="00000000">
        <w:rPr>
          <w:rFonts w:ascii="Times New Roman" w:cs="Times New Roman" w:eastAsia="Times New Roman" w:hAnsi="Times New Roman"/>
          <w:sz w:val="24"/>
          <w:szCs w:val="24"/>
          <w:rtl w:val="0"/>
        </w:rPr>
        <w:t xml:space="preserve">Disponível em &lt;https://www.magazineluiza.com.br/mini-tubete-para-lembrancinha-vermelho-8cm-10-unidades-extra-festas/p/ebkk82kde1/af/lbrc/&gt;. </w:t>
      </w:r>
      <w:ins w:author="Agostinho L S Castro" w:id="51" w:date="2022-05-09T13:28:37Z">
        <w:r w:rsidDel="00000000" w:rsidR="00000000" w:rsidRPr="00000000">
          <w:rPr>
            <w:rFonts w:ascii="Times New Roman" w:cs="Times New Roman" w:eastAsia="Times New Roman" w:hAnsi="Times New Roman"/>
            <w:sz w:val="24"/>
            <w:szCs w:val="24"/>
            <w:rtl w:val="0"/>
          </w:rPr>
          <w:t xml:space="preserve">Último a</w:t>
        </w:r>
      </w:ins>
      <w:del w:author="Agostinho L S Castro" w:id="51" w:date="2022-05-09T13:28:37Z">
        <w:r w:rsidDel="00000000" w:rsidR="00000000" w:rsidRPr="00000000">
          <w:rPr>
            <w:rFonts w:ascii="Times New Roman" w:cs="Times New Roman" w:eastAsia="Times New Roman" w:hAnsi="Times New Roman"/>
            <w:sz w:val="24"/>
            <w:szCs w:val="24"/>
            <w:rtl w:val="0"/>
          </w:rPr>
          <w:delText xml:space="preserve">A</w:delText>
        </w:r>
      </w:del>
      <w:r w:rsidDel="00000000" w:rsidR="00000000" w:rsidRPr="00000000">
        <w:rPr>
          <w:rFonts w:ascii="Times New Roman" w:cs="Times New Roman" w:eastAsia="Times New Roman" w:hAnsi="Times New Roman"/>
          <w:sz w:val="24"/>
          <w:szCs w:val="24"/>
          <w:rtl w:val="0"/>
        </w:rPr>
        <w:t xml:space="preserve">cess</w:t>
      </w:r>
      <w:ins w:author="Agostinho L S Castro" w:id="52" w:date="2022-05-09T13:28:45Z">
        <w:r w:rsidDel="00000000" w:rsidR="00000000" w:rsidRPr="00000000">
          <w:rPr>
            <w:rFonts w:ascii="Times New Roman" w:cs="Times New Roman" w:eastAsia="Times New Roman" w:hAnsi="Times New Roman"/>
            <w:sz w:val="24"/>
            <w:szCs w:val="24"/>
            <w:rtl w:val="0"/>
          </w:rPr>
          <w:t xml:space="preserve">o</w:t>
        </w:r>
      </w:ins>
      <w:del w:author="Agostinho L S Castro" w:id="52" w:date="2022-05-09T13:28:45Z">
        <w:r w:rsidDel="00000000" w:rsidR="00000000" w:rsidRPr="00000000">
          <w:rPr>
            <w:rFonts w:ascii="Times New Roman" w:cs="Times New Roman" w:eastAsia="Times New Roman" w:hAnsi="Times New Roman"/>
            <w:sz w:val="24"/>
            <w:szCs w:val="24"/>
            <w:rtl w:val="0"/>
          </w:rPr>
          <w:delText xml:space="preserve">ado</w:delText>
        </w:r>
      </w:del>
      <w:r w:rsidDel="00000000" w:rsidR="00000000" w:rsidRPr="00000000">
        <w:rPr>
          <w:rFonts w:ascii="Times New Roman" w:cs="Times New Roman" w:eastAsia="Times New Roman" w:hAnsi="Times New Roman"/>
          <w:sz w:val="24"/>
          <w:szCs w:val="24"/>
          <w:rtl w:val="0"/>
        </w:rPr>
        <w:t xml:space="preserve"> em 13 de abril de 2022.</w:t>
      </w:r>
    </w:p>
    <w:p w:rsidR="00000000" w:rsidDel="00000000" w:rsidP="00000000" w:rsidRDefault="00000000" w:rsidRPr="00000000" w14:paraId="000000B9">
      <w:pPr>
        <w:spacing w:after="240" w:before="240" w:lineRule="auto"/>
        <w:rPr>
          <w:ins w:author="Agostinho L S Castro" w:id="53" w:date="2022-05-09T13:29:58Z"/>
          <w:rFonts w:ascii="Times New Roman" w:cs="Times New Roman" w:eastAsia="Times New Roman" w:hAnsi="Times New Roman"/>
          <w:sz w:val="24"/>
          <w:szCs w:val="24"/>
        </w:rPr>
      </w:pPr>
      <w:ins w:author="Agostinho L S Castro" w:id="53" w:date="2022-05-09T13:29:58Z">
        <w:r w:rsidDel="00000000" w:rsidR="00000000" w:rsidRPr="00000000">
          <w:br w:type="page"/>
        </w:r>
        <w:r w:rsidDel="00000000" w:rsidR="00000000" w:rsidRPr="00000000">
          <w:rPr>
            <w:rtl w:val="0"/>
          </w:rPr>
        </w:r>
      </w:ins>
    </w:p>
    <w:p w:rsidR="00000000" w:rsidDel="00000000" w:rsidP="00000000" w:rsidRDefault="00000000" w:rsidRPr="00000000" w14:paraId="000000BA">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Resultados: Funcionalidades e testes</w:t>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Nesta seção serão apresentados os resultados dos testes feitos com base nas funções apresentadas no capítulo anterior, mostrando a interface do sistema de cada funcionalidade e como cada ação feita pelo usuário reflete no banco de dados.</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foram feitos utilizando um smartphone Galaxy A10s com Android 10 como sistema operacional.</w:t>
      </w:r>
    </w:p>
    <w:p w:rsidR="00000000" w:rsidDel="00000000" w:rsidP="00000000" w:rsidRDefault="00000000" w:rsidRPr="00000000" w14:paraId="000000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Cadastro de novos usuários e login.</w:t>
      </w:r>
      <w:r w:rsidDel="00000000" w:rsidR="00000000" w:rsidRPr="00000000">
        <w:rPr>
          <w:rtl w:val="0"/>
        </w:rPr>
      </w:r>
    </w:p>
    <w:p w:rsidR="00000000" w:rsidDel="00000000" w:rsidP="00000000" w:rsidRDefault="00000000" w:rsidRPr="00000000" w14:paraId="000000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abrir o aplicativo pela primeira vez é solicitado que o usuário faça o login (Figura X). Caso o paciente já esteja cadastrado, ele deve entrar com seu e-mail e senha. </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Tela de login.</w:t>
      </w:r>
    </w:p>
    <w:p w:rsidR="00000000" w:rsidDel="00000000" w:rsidP="00000000" w:rsidRDefault="00000000" w:rsidRPr="00000000" w14:paraId="000000C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2449" cy="4590000"/>
            <wp:effectExtent b="0" l="0" r="0" t="0"/>
            <wp:docPr id="13"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2562449" cy="4590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C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não tenha sido cadastrado ainda, ele deve clicar em “Ainda não tem conta? Cadastre-se agora.” e será redirecionado para a tela de cadastro de usuário, Figura X.</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Tela de cadastro.</w:t>
      </w:r>
    </w:p>
    <w:p w:rsidR="00000000" w:rsidDel="00000000" w:rsidP="00000000" w:rsidRDefault="00000000" w:rsidRPr="00000000" w14:paraId="000000C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91707"/>
            <wp:effectExtent b="0" l="0" r="0" t="0"/>
            <wp:docPr id="26"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2160000" cy="459170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C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Nela é necessário preencher o formulário de cadastro com o nome do paciente, um e-mail válido e uma senha de no mínimo seis caracteres para que a conta seja </w:t>
      </w:r>
      <w:commentRangeStart w:id="6"/>
      <w:r w:rsidDel="00000000" w:rsidR="00000000" w:rsidRPr="00000000">
        <w:rPr>
          <w:rFonts w:ascii="Times New Roman" w:cs="Times New Roman" w:eastAsia="Times New Roman" w:hAnsi="Times New Roman"/>
          <w:sz w:val="24"/>
          <w:szCs w:val="24"/>
          <w:rtl w:val="0"/>
        </w:rPr>
        <w:t xml:space="preserve">criada</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Menu principal</w:t>
      </w:r>
    </w:p>
    <w:p w:rsidR="00000000" w:rsidDel="00000000" w:rsidP="00000000" w:rsidRDefault="00000000" w:rsidRPr="00000000" w14:paraId="000000C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Após o login ser efetuado o menu principal é exibido, Figura X.</w:t>
      </w:r>
      <w:r w:rsidDel="00000000" w:rsidR="00000000" w:rsidRPr="00000000">
        <w:rPr>
          <w:rtl w:val="0"/>
        </w:rPr>
      </w:r>
    </w:p>
    <w:p w:rsidR="00000000" w:rsidDel="00000000" w:rsidP="00000000" w:rsidRDefault="00000000" w:rsidRPr="00000000" w14:paraId="000000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Menu principal.</w:t>
      </w:r>
    </w:p>
    <w:p w:rsidR="00000000" w:rsidDel="00000000" w:rsidP="00000000" w:rsidRDefault="00000000" w:rsidRPr="00000000" w14:paraId="000000C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9"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C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Nessa tela sete botões são exibidos, são eles: Adicionar Rotina, Parar Rotina, Listar Rotina, Consultar Bula, Consultar Relatórios, Adicionar Medicamento ao Estoque, Editar/Remover estoque. A função de todos está explicada na Tabela X, e a seguir será mostrado o funcionamento de cada um.</w:t>
      </w:r>
    </w:p>
    <w:p w:rsidR="00000000" w:rsidDel="00000000" w:rsidP="00000000" w:rsidRDefault="00000000" w:rsidRPr="00000000" w14:paraId="000000D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Adicionar Medicamento ao Estoque</w:t>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cadastrar um novo medicamento no banco de dados o usuário precisa primeiro indicar qual remédio será adicionado. Ao clicar neste botão o usuário é direcionado à uma página pesquisa, onde deve escrever o nome do medicamento e clicar em buscar. A busca é realizada por meio de requisições HTTP utilizando o método GET feitas para o Bulário Eletrônico disponibilizado gratuitamente pela Anvisa </w:t>
      </w:r>
      <w:commentRangeStart w:id="7"/>
      <w:r w:rsidDel="00000000" w:rsidR="00000000" w:rsidRPr="00000000">
        <w:rPr>
          <w:rFonts w:ascii="Times New Roman" w:cs="Times New Roman" w:eastAsia="Times New Roman" w:hAnsi="Times New Roman"/>
          <w:sz w:val="24"/>
          <w:szCs w:val="24"/>
          <w:rtl w:val="0"/>
        </w:rPr>
        <w:t xml:space="preserve">em</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A resposta retornada pelo servidor é exibida em uma lista com o nome comercial e o nome da empresa fabricante, como mostra a Figura X.</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Página de pesquisa e lista de resultados da busca.</w:t>
      </w:r>
    </w:p>
    <w:p w:rsidR="00000000" w:rsidDel="00000000" w:rsidP="00000000" w:rsidRDefault="00000000" w:rsidRPr="00000000" w14:paraId="000000D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19"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D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clicar em um item da lista de resultados são exibidos detalhes do medicamento como: medicamento de referência no caso de medicamentos genéricos, princípio ativo e classe terapêutica, como na Figura X. </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Detalhes do medicamento.</w:t>
      </w:r>
    </w:p>
    <w:p w:rsidR="00000000" w:rsidDel="00000000" w:rsidP="00000000" w:rsidRDefault="00000000" w:rsidRPr="00000000" w14:paraId="000000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31"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confirmar que é o medicamento correto</w:t>
      </w:r>
      <w:ins w:author="Agostinho L S Castro" w:id="54" w:date="2022-05-09T13:38:14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o usuário deve indicar quantos comprimidos serão armazenados no frasco e</w:t>
      </w:r>
      <w:ins w:author="Agostinho L S Castro" w:id="55" w:date="2022-05-09T13:38:25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caso queira, escolher uma cor de etiqueta para facilitar a identificação do comprimido. A etiqueta deve ser colocada pelo usuário no frasco em que o medicamento será armazenado. Depois de confirmar que todas as informações estão corretas, o usuário deve clicar no botão “Adicionar ao estoque” para adicionar o medicamento e suas informações mais relevantes, listadas na Tabela X, ao banco de dados, Figura X. Todas as informações relacionadas ao medicamento salvas no banco de dados são obtidas do Bulário Eletrônico por meio de requisições HTTP com o método GET. </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Informações adicionadas ao banco de dados.</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8"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Adicionar de Rotina</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o medicamento cadastrado no banco de dados o usuário já pode adicionar a rotina do medicamento ao banco de dados. Ao clicar nesta opção será exibida uma lista com todos os medicamentos que o paciente cadastrou no banco de dados, mostrada na Figura X.</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Lista de medicamentos cadastrados.</w:t>
      </w:r>
    </w:p>
    <w:p w:rsidR="00000000" w:rsidDel="00000000" w:rsidP="00000000" w:rsidRDefault="00000000" w:rsidRPr="00000000" w14:paraId="000000E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57450" cy="4119563"/>
            <wp:effectExtent b="0" l="0" r="0" t="0"/>
            <wp:docPr id="2"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2457450"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E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mostra a Figura X, cada item da lista possui o botão “Criar rotina” que</w:t>
      </w:r>
      <w:ins w:author="Agostinho L S Castro" w:id="56" w:date="2022-05-09T13:39:38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ao ser pressionado</w:t>
      </w:r>
      <w:ins w:author="Agostinho L S Castro" w:id="57" w:date="2022-05-09T13:39:43Z">
        <w:r w:rsidDel="00000000" w:rsidR="00000000" w:rsidRPr="00000000">
          <w:rPr>
            <w:rFonts w:ascii="Times New Roman" w:cs="Times New Roman" w:eastAsia="Times New Roman" w:hAnsi="Times New Roman"/>
            <w:sz w:val="24"/>
            <w:szCs w:val="24"/>
            <w:rtl w:val="0"/>
          </w:rPr>
          <w:t xml:space="preserve">,</w:t>
        </w:r>
      </w:ins>
      <w:r w:rsidDel="00000000" w:rsidR="00000000" w:rsidRPr="00000000">
        <w:rPr>
          <w:rFonts w:ascii="Times New Roman" w:cs="Times New Roman" w:eastAsia="Times New Roman" w:hAnsi="Times New Roman"/>
          <w:sz w:val="24"/>
          <w:szCs w:val="24"/>
          <w:rtl w:val="0"/>
        </w:rPr>
        <w:t xml:space="preserve"> mostra a tela de cadastro de rotinas. O processo de cadastro de rotina é divido em dois passos:</w:t>
      </w:r>
    </w:p>
    <w:p w:rsidR="00000000" w:rsidDel="00000000" w:rsidP="00000000" w:rsidRDefault="00000000" w:rsidRPr="00000000" w14:paraId="000000E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Passo 1 – Informações: Nessa etapa é preciso informar a quantidade de comprimidos que deve ser ingerida em cada dose e a posição em que o medicamento será armazenado na caixa de medicamentos, Figura X.</w:t>
      </w:r>
    </w:p>
    <w:p w:rsidR="00000000" w:rsidDel="00000000" w:rsidP="00000000" w:rsidRDefault="00000000" w:rsidRPr="00000000" w14:paraId="000000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Passo 1 para criar uma rotina.</w:t>
      </w:r>
    </w:p>
    <w:p w:rsidR="00000000" w:rsidDel="00000000" w:rsidP="00000000" w:rsidRDefault="00000000" w:rsidRPr="00000000" w14:paraId="000000E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24" name="image29.jpg"/>
            <a:graphic>
              <a:graphicData uri="http://schemas.openxmlformats.org/drawingml/2006/picture">
                <pic:pic>
                  <pic:nvPicPr>
                    <pic:cNvPr id="0" name="image29.jpg"/>
                    <pic:cNvPicPr preferRelativeResize="0"/>
                  </pic:nvPicPr>
                  <pic:blipFill>
                    <a:blip r:embed="rId23"/>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E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Passo 2 – Rotina: Nessa etapa é preciso informar o número de doses diárias e os seus respectivos horários e as datas de início e fim do tratamento, Figura X.</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Passo 2 para criar uma rotina.</w:t>
      </w:r>
    </w:p>
    <w:p w:rsidR="00000000" w:rsidDel="00000000" w:rsidP="00000000" w:rsidRDefault="00000000" w:rsidRPr="00000000" w14:paraId="000000E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18"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adicionar todas as informações necessárias o usuário deve clicar em “Salvar”. Com isso, um campo específico para cada dose da rotina é criado no banco de dados, como é exemplificado na Figura X, e o campo referente à posição de armazenamento selecionada é atualizado para “true”, mostrado na Figura X.</w:t>
      </w:r>
    </w:p>
    <w:p w:rsidR="00000000" w:rsidDel="00000000" w:rsidP="00000000" w:rsidRDefault="00000000" w:rsidRPr="00000000" w14:paraId="000000F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Informações da dose da rotina criada.</w:t>
      </w:r>
    </w:p>
    <w:p w:rsidR="00000000" w:rsidDel="00000000" w:rsidP="00000000" w:rsidRDefault="00000000" w:rsidRPr="00000000" w14:paraId="000000F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9525" cy="2676525"/>
            <wp:effectExtent b="0" l="0" r="0" t="0"/>
            <wp:docPr id="16"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3819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F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(Falar sobre slots - O que é.)</w:t>
      </w:r>
    </w:p>
    <w:p w:rsidR="00000000" w:rsidDel="00000000" w:rsidP="00000000" w:rsidRDefault="00000000" w:rsidRPr="00000000" w14:paraId="000000F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Campo da posição selecionada atualizado para “true”.</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3250" cy="2952750"/>
            <wp:effectExtent b="0" l="0" r="0" t="0"/>
            <wp:docPr id="25"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31432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Parar Rotina</w:t>
      </w:r>
    </w:p>
    <w:p w:rsidR="00000000" w:rsidDel="00000000" w:rsidP="00000000" w:rsidRDefault="00000000" w:rsidRPr="00000000" w14:paraId="000000F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selecionar essa opção será exibida uma lista com todas as rotinas ativas que o paciente cadastrou no banco de dados, Figura X.</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Lista de rotinas cadastradas.</w:t>
      </w:r>
    </w:p>
    <w:p w:rsidR="00000000" w:rsidDel="00000000" w:rsidP="00000000" w:rsidRDefault="00000000" w:rsidRPr="00000000" w14:paraId="000000F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4"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mostra a Figura X, cada item da lista possui o botão “Interromper rotina” que ao ser pressionado atualiza o valor do campo “ativo” de todas as doses da rotina selecionada para “false”, de acordo com a Figura X.</w:t>
      </w:r>
    </w:p>
    <w:p w:rsidR="00000000" w:rsidDel="00000000" w:rsidP="00000000" w:rsidRDefault="00000000" w:rsidRPr="00000000" w14:paraId="0000010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Informações da dose atualizada.</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1850" cy="2686050"/>
            <wp:effectExtent b="0" l="0" r="0" t="0"/>
            <wp:docPr id="12"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33718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consequência da operação de interromper rotina se traduz na alteração do valor do campo “ativo” da rotina selecionada para “false”, de acordo com a Figura X.</w:t>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Informações da rotina atualizada.</w:t>
      </w:r>
    </w:p>
    <w:p w:rsidR="00000000" w:rsidDel="00000000" w:rsidP="00000000" w:rsidRDefault="00000000" w:rsidRPr="00000000" w14:paraId="000001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2300" cy="2771775"/>
            <wp:effectExtent b="0" l="0" r="0" t="0"/>
            <wp:docPr id="15"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31623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Listar Rotinas</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clicar nesse botão é exibido um calendário e uma lista com cada dose ativa do paciente para o dia selecionado no calendário, Figura X.</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Doses para o dia 20/04/2022.</w:t>
      </w:r>
    </w:p>
    <w:p w:rsidR="00000000" w:rsidDel="00000000" w:rsidP="00000000" w:rsidRDefault="00000000" w:rsidRPr="00000000" w14:paraId="0000010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14"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dose exibida possui o botão “detalhes”, como pode ser visto na Figura X, que ao ser selecionado mostra informações mais detalhadas da respectiva dose, por exemplo: número de comprimidos, cor da etiqueta de identificação e se o medicamento foi ou não administrado, a Figura X mostra um exemplo.</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Detalhes de uma dose.</w:t>
      </w:r>
    </w:p>
    <w:p w:rsidR="00000000" w:rsidDel="00000000" w:rsidP="00000000" w:rsidRDefault="00000000" w:rsidRPr="00000000" w14:paraId="000001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28"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não haja nenhuma dose para aquele dia, a mensagem “Não há doses.” é exibida, Figura X.</w:t>
      </w:r>
    </w:p>
    <w:p w:rsidR="00000000" w:rsidDel="00000000" w:rsidP="00000000" w:rsidRDefault="00000000" w:rsidRPr="00000000" w14:paraId="000001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Mensagem “Não há doses.” no dia 21/04/2022.</w:t>
      </w:r>
    </w:p>
    <w:p w:rsidR="00000000" w:rsidDel="00000000" w:rsidP="00000000" w:rsidRDefault="00000000" w:rsidRPr="00000000" w14:paraId="0000011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32" name="image33.jpg"/>
            <a:graphic>
              <a:graphicData uri="http://schemas.openxmlformats.org/drawingml/2006/picture">
                <pic:pic>
                  <pic:nvPicPr>
                    <pic:cNvPr id="0" name="image33.jpg"/>
                    <pic:cNvPicPr preferRelativeResize="0"/>
                  </pic:nvPicPr>
                  <pic:blipFill>
                    <a:blip r:embed="rId32"/>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Consultar Bula</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opção possibilita exibir a bula de qualquer medicamento aprovado pela Anvisa. Para isso, uma tela de busca é aberta e o nome do medicamento precisa ser informado e em seguida clicar em “Buscar”. Após isso, uma lista com o resultado da busca é exibida, Figura X.</w:t>
      </w:r>
    </w:p>
    <w:p w:rsidR="00000000" w:rsidDel="00000000" w:rsidP="00000000" w:rsidRDefault="00000000" w:rsidRPr="00000000" w14:paraId="000001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Busca da bula de medicamentos.</w:t>
      </w:r>
    </w:p>
    <w:p w:rsidR="00000000" w:rsidDel="00000000" w:rsidP="00000000" w:rsidRDefault="00000000" w:rsidRPr="00000000" w14:paraId="0000011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11" name="image11.jpg"/>
            <a:graphic>
              <a:graphicData uri="http://schemas.openxmlformats.org/drawingml/2006/picture">
                <pic:pic>
                  <pic:nvPicPr>
                    <pic:cNvPr id="0" name="image11.jpg"/>
                    <pic:cNvPicPr preferRelativeResize="0"/>
                  </pic:nvPicPr>
                  <pic:blipFill>
                    <a:blip r:embed="rId33"/>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1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usuário então seleciona o medicamento que deseja consultar. Assim, a bula do medicamento é exibida no formato de arquivo PDF, tal como mostrado na Figura X. O arquivo fica na memória cache do aplicativo e não é salvo no aparelho. </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 essa operação de acesso à bula também é realizada via requisições HTTP do tipo GET ao Bulário Eletrônico.</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Bula de medicamentos.</w:t>
      </w:r>
    </w:p>
    <w:p w:rsidR="00000000" w:rsidDel="00000000" w:rsidP="00000000" w:rsidRDefault="00000000" w:rsidRPr="00000000" w14:paraId="0000012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5" name="image14.jpg"/>
            <a:graphic>
              <a:graphicData uri="http://schemas.openxmlformats.org/drawingml/2006/picture">
                <pic:pic>
                  <pic:nvPicPr>
                    <pic:cNvPr id="0" name="image14.jpg"/>
                    <pic:cNvPicPr preferRelativeResize="0"/>
                  </pic:nvPicPr>
                  <pic:blipFill>
                    <a:blip r:embed="rId34"/>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Consultar relatórios</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selecionar esse botão é exibida uma lista com todas as rotinas do paciente cadastradas no banco de dados, estando elas ativas ou não, com o nome do medicamento e o período em que o tratamento foi realizado, exposto na Figura X.</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Rotinas do paciente.</w:t>
      </w:r>
    </w:p>
    <w:p w:rsidR="00000000" w:rsidDel="00000000" w:rsidP="00000000" w:rsidRDefault="00000000" w:rsidRPr="00000000" w14:paraId="0000012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627"/>
            <wp:effectExtent b="0" l="0" r="0" t="0"/>
            <wp:docPr id="34"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2160000" cy="456162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item da lista possui o botão “Exibir relatório”, que ao ser clicado mostra um resumo de todas as doses da rotina selecionada em forma de uma tabela com quatro colunas: Dia, Hora, Tomado e Comprimidos por dose, sendo esta tabela preenchida com informações recuperadas do banco de dados (Figura X).</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Relatório.</w:t>
      </w:r>
    </w:p>
    <w:p w:rsidR="00000000" w:rsidDel="00000000" w:rsidP="00000000" w:rsidRDefault="00000000" w:rsidRPr="00000000" w14:paraId="0000012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22" name="image27.jpg"/>
            <a:graphic>
              <a:graphicData uri="http://schemas.openxmlformats.org/drawingml/2006/picture">
                <pic:pic>
                  <pic:nvPicPr>
                    <pic:cNvPr id="0" name="image27.jpg"/>
                    <pic:cNvPicPr preferRelativeResize="0"/>
                  </pic:nvPicPr>
                  <pic:blipFill>
                    <a:blip r:embed="rId36"/>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Edita/Remover Estoque</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clicar nessa opção será exibida uma lista com todos os medicamentos que o paciente cadastrou no banco de dados, Figura X.</w:t>
      </w:r>
    </w:p>
    <w:p w:rsidR="00000000" w:rsidDel="00000000" w:rsidP="00000000" w:rsidRDefault="00000000" w:rsidRPr="00000000" w14:paraId="000001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Lista de medicamentos cadastrados.</w:t>
      </w:r>
    </w:p>
    <w:p w:rsidR="00000000" w:rsidDel="00000000" w:rsidP="00000000" w:rsidRDefault="00000000" w:rsidRPr="00000000" w14:paraId="0000013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1" name="image6.jpg"/>
            <a:graphic>
              <a:graphicData uri="http://schemas.openxmlformats.org/drawingml/2006/picture">
                <pic:pic>
                  <pic:nvPicPr>
                    <pic:cNvPr id="0" name="image6.jpg"/>
                    <pic:cNvPicPr preferRelativeResize="0"/>
                  </pic:nvPicPr>
                  <pic:blipFill>
                    <a:blip r:embed="rId37"/>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3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mostra a Figura X, cada item da lista possui o botão “Editar/Remover” que ao ser pressionado direciona o usuário para a tela de detalhes do medicamento. Nela são mostradas informações como: nome comercial, classes terapêuticas, empresa fabricante, quantidade de comprimidos armazenados na caixa de medicamentos e a cor da etiqueta de identificação, Figura X.</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Detalhes do medicamento.</w:t>
      </w:r>
    </w:p>
    <w:p w:rsidR="00000000" w:rsidDel="00000000" w:rsidP="00000000" w:rsidRDefault="00000000" w:rsidRPr="00000000" w14:paraId="0000013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0000" cy="4561508"/>
            <wp:effectExtent b="0" l="0" r="0" t="0"/>
            <wp:docPr id="7" name="image19.jpg"/>
            <a:graphic>
              <a:graphicData uri="http://schemas.openxmlformats.org/drawingml/2006/picture">
                <pic:pic>
                  <pic:nvPicPr>
                    <pic:cNvPr id="0" name="image19.jpg"/>
                    <pic:cNvPicPr preferRelativeResize="0"/>
                  </pic:nvPicPr>
                  <pic:blipFill>
                    <a:blip r:embed="rId38"/>
                    <a:srcRect b="0" l="0" r="0" t="0"/>
                    <a:stretch>
                      <a:fillRect/>
                    </a:stretch>
                  </pic:blipFill>
                  <pic:spPr>
                    <a:xfrm>
                      <a:off x="0" y="0"/>
                      <a:ext cx="2160000" cy="456150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Dentre essas informações a única que pode ser alterada é o número de comprimidos armazenados usando os botões de “+” para acrescentar e “–“ para decrementar e clicando em “Atualizar estoque” para salvar a alteração no banco de dados, a Figura X mostra o campo “estoque” do banco de dados já atualizado.</w:t>
      </w:r>
    </w:p>
    <w:p w:rsidR="00000000" w:rsidDel="00000000" w:rsidP="00000000" w:rsidRDefault="00000000" w:rsidRPr="00000000" w14:paraId="000001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X.  Campo “estoque” atualizado.</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1575" cy="3009900"/>
            <wp:effectExtent b="0" l="0" r="0" t="0"/>
            <wp:docPr id="33"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49815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Autor, 2022.</w:t>
      </w:r>
    </w:p>
    <w:p w:rsidR="00000000" w:rsidDel="00000000" w:rsidP="00000000" w:rsidRDefault="00000000" w:rsidRPr="00000000" w14:paraId="0000013F">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tela possui também a opção de remover o medicamento do estoque ao clicar no botão “Remover do estoque”. Com isso, toda informação relacionada ao medicamento é removida do objeto “Estoque” do banco de dados.</w:t>
      </w:r>
      <w:r w:rsidDel="00000000" w:rsidR="00000000" w:rsidRPr="00000000">
        <w:rPr>
          <w:rtl w:val="0"/>
        </w:rPr>
      </w:r>
    </w:p>
    <w:sectPr>
      <w:pgSz w:h="16834" w:w="11909" w:orient="portrait"/>
      <w:pgMar w:bottom="681.3779527559075" w:top="1133.8582677165355"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gostinho L S Castro" w:id="6" w:date="2022-05-09T13:35:17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comentário anterior, de quando você falou do login. Eu acho que poderíamos acresntar (lá no local da primeira sugestão para o login) o que está contecendo na hora que você se cadastra. Se for lá...aqui pode ficar assim.</w:t>
      </w:r>
    </w:p>
  </w:comment>
  <w:comment w:author="Agostinho L S Castro" w:id="0" w:date="2022-05-09T11:41:22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tipos de interações se tem entre o usuário e a caixa de medicamentos? Parece-me que, da forma como está escrito, fica faltando essa informação de qual interação é realizada.</w:t>
      </w:r>
    </w:p>
  </w:comment>
  <w:comment w:author="Agostinho L S Castro" w:id="7" w:date="2022-05-09T13:37:43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completar a informação</w:t>
      </w:r>
    </w:p>
  </w:comment>
  <w:comment w:author="Agostinho L S Castro" w:id="5" w:date="2022-05-09T13:29:47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Talvez por aqui fosse o local para falarmos e dizermos o que são os slots? O que você acha?</w:t>
      </w:r>
    </w:p>
  </w:comment>
  <w:comment w:author="Agostinho L S Castro" w:id="4" w:date="2022-05-09T13:27:51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 figura você tirou a foto, correto?</w:t>
      </w:r>
    </w:p>
  </w:comment>
  <w:comment w:author="Agostinho L S Castro" w:id="1" w:date="2022-05-09T12:53:00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é o procedimento realizado pelo programa?</w:t>
      </w:r>
    </w:p>
  </w:comment>
  <w:comment w:author="Agostinho L S Castro" w:id="3" w:date="2022-05-09T13:27:15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a referência</w:t>
      </w:r>
    </w:p>
  </w:comment>
  <w:comment w:author="Agostinho L S Castro" w:id="2" w:date="2022-05-09T13:25:11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Até aqui Marcus, ainda não falamos do sistema anterior. Estão o termo slot terá de ser explicado/mencionado em aulgum outro lugar. Imaginei que pode ser lá na Fundamentação teÓrica, em uma seção que desvesse o sistema anteior. Aí teríamos o contato de como a "caixa" funciona. O que você acha?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jpg"/><Relationship Id="rId22" Type="http://schemas.openxmlformats.org/officeDocument/2006/relationships/image" Target="media/image12.jpg"/><Relationship Id="rId21" Type="http://schemas.openxmlformats.org/officeDocument/2006/relationships/image" Target="media/image9.jpg"/><Relationship Id="rId24" Type="http://schemas.openxmlformats.org/officeDocument/2006/relationships/image" Target="media/image18.jpg"/><Relationship Id="rId23"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image" Target="media/image21.jpg"/><Relationship Id="rId25" Type="http://schemas.openxmlformats.org/officeDocument/2006/relationships/image" Target="media/image2.jpg"/><Relationship Id="rId28" Type="http://schemas.openxmlformats.org/officeDocument/2006/relationships/image" Target="media/image3.jpg"/><Relationship Id="rId27" Type="http://schemas.openxmlformats.org/officeDocument/2006/relationships/image" Target="media/image17.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jpg"/><Relationship Id="rId7" Type="http://schemas.openxmlformats.org/officeDocument/2006/relationships/image" Target="media/image25.jpg"/><Relationship Id="rId8" Type="http://schemas.openxmlformats.org/officeDocument/2006/relationships/image" Target="media/image23.jpg"/><Relationship Id="rId31" Type="http://schemas.openxmlformats.org/officeDocument/2006/relationships/image" Target="media/image26.jpg"/><Relationship Id="rId30" Type="http://schemas.openxmlformats.org/officeDocument/2006/relationships/image" Target="media/image10.jpg"/><Relationship Id="rId11" Type="http://schemas.openxmlformats.org/officeDocument/2006/relationships/image" Target="media/image31.jpg"/><Relationship Id="rId33" Type="http://schemas.openxmlformats.org/officeDocument/2006/relationships/image" Target="media/image11.jpg"/><Relationship Id="rId10" Type="http://schemas.openxmlformats.org/officeDocument/2006/relationships/image" Target="media/image22.jpg"/><Relationship Id="rId32" Type="http://schemas.openxmlformats.org/officeDocument/2006/relationships/image" Target="media/image33.jpg"/><Relationship Id="rId13" Type="http://schemas.openxmlformats.org/officeDocument/2006/relationships/image" Target="media/image20.jpg"/><Relationship Id="rId35" Type="http://schemas.openxmlformats.org/officeDocument/2006/relationships/image" Target="media/image30.jpg"/><Relationship Id="rId12" Type="http://schemas.openxmlformats.org/officeDocument/2006/relationships/image" Target="media/image15.jpg"/><Relationship Id="rId34" Type="http://schemas.openxmlformats.org/officeDocument/2006/relationships/image" Target="media/image14.jpg"/><Relationship Id="rId15" Type="http://schemas.openxmlformats.org/officeDocument/2006/relationships/image" Target="media/image16.jpg"/><Relationship Id="rId37" Type="http://schemas.openxmlformats.org/officeDocument/2006/relationships/image" Target="media/image6.jpg"/><Relationship Id="rId14" Type="http://schemas.openxmlformats.org/officeDocument/2006/relationships/image" Target="media/image5.jpg"/><Relationship Id="rId36" Type="http://schemas.openxmlformats.org/officeDocument/2006/relationships/image" Target="media/image27.jpg"/><Relationship Id="rId17" Type="http://schemas.openxmlformats.org/officeDocument/2006/relationships/image" Target="media/image24.jpg"/><Relationship Id="rId39" Type="http://schemas.openxmlformats.org/officeDocument/2006/relationships/image" Target="media/image28.jpg"/><Relationship Id="rId16" Type="http://schemas.openxmlformats.org/officeDocument/2006/relationships/image" Target="media/image7.jpg"/><Relationship Id="rId38" Type="http://schemas.openxmlformats.org/officeDocument/2006/relationships/image" Target="media/image19.jpg"/><Relationship Id="rId19" Type="http://schemas.openxmlformats.org/officeDocument/2006/relationships/image" Target="media/image8.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