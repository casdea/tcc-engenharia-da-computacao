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sz w:val="28"/>
          <w:szCs w:val="28"/>
          <w:rtl w:val="0"/>
        </w:rPr>
        <w:t xml:space="preserve">DESENVOLVIMENTO</w:t>
      </w:r>
    </w:p>
    <w:p w:rsidR="00000000" w:rsidDel="00000000" w:rsidP="00000000" w:rsidRDefault="00000000" w:rsidRPr="00000000" w14:paraId="00000002">
      <w:pPr>
        <w:tabs>
          <w:tab w:val="left"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sdt>
      <w:sdtPr>
        <w:tag w:val="goog_rdk_3"/>
      </w:sdtPr>
      <w:sdtContent>
        <w:p w:rsidR="00000000" w:rsidDel="00000000" w:rsidP="00000000" w:rsidRDefault="00000000" w:rsidRPr="00000000" w14:paraId="00000003">
          <w:pPr>
            <w:rPr>
              <w:ins w:author="Agostinho Castro" w:id="0" w:date="2023-01-11T20:21:13Z"/>
            </w:rPr>
          </w:pPr>
          <w:sdt>
            <w:sdtPr>
              <w:tag w:val="goog_rdk_1"/>
            </w:sdtPr>
            <w:sdtContent>
              <w:ins w:author="Agostinho Castro" w:id="0" w:date="2023-01-11T20:21:13Z"/>
              <w:sdt>
                <w:sdtPr>
                  <w:tag w:val="goog_rdk_2"/>
                </w:sdtPr>
                <w:sdtContent>
                  <w:commentRangeStart w:id="0"/>
                </w:sdtContent>
              </w:sdt>
              <w:ins w:author="Agostinho Castro" w:id="0" w:date="2023-01-11T20:21:13Z">
                <w:r w:rsidDel="00000000" w:rsidR="00000000" w:rsidRPr="00000000">
                  <w:rPr>
                    <w:rtl w:val="0"/>
                  </w:rPr>
                </w:r>
              </w:ins>
            </w:sdtContent>
          </w:sdt>
        </w:p>
      </w:sdtContent>
    </w:sdt>
    <w:p w:rsidR="00000000" w:rsidDel="00000000" w:rsidP="00000000" w:rsidRDefault="00000000" w:rsidRPr="00000000" w14:paraId="00000004">
      <w:pPr>
        <w:ind w:left="0" w:firstLine="0"/>
        <w:jc w:val="center"/>
        <w:rPr>
          <w:rFonts w:ascii="Arial" w:cs="Arial" w:eastAsia="Arial" w:hAnsi="Arial"/>
          <w:sz w:val="20"/>
          <w:szCs w:val="20"/>
        </w:rPr>
      </w:pPr>
      <w:commentRangeEnd w:id="0"/>
      <w:r w:rsidDel="00000000" w:rsidR="00000000" w:rsidRPr="00000000">
        <w:commentReference w:id="0"/>
      </w: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5399912" cy="4295140"/>
            <wp:effectExtent b="12700" l="12700" r="12700" t="12700"/>
            <wp:docPr id="96" name="image33.jpg"/>
            <a:graphic>
              <a:graphicData uri="http://schemas.openxmlformats.org/drawingml/2006/picture">
                <pic:pic>
                  <pic:nvPicPr>
                    <pic:cNvPr id="0" name="image33.jpg"/>
                    <pic:cNvPicPr preferRelativeResize="0"/>
                  </pic:nvPicPr>
                  <pic:blipFill>
                    <a:blip r:embed="rId9"/>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Fonte: o Autor</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009">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00A">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00B">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00C">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00D">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010">
      <w:pPr>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3.1.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Cliente</w:t>
      </w:r>
    </w:p>
    <w:p w:rsidR="00000000" w:rsidDel="00000000" w:rsidP="00000000" w:rsidRDefault="00000000" w:rsidRPr="00000000" w14:paraId="00000011">
      <w:pPr>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A seguir alguns tipos de tipos</w:t>
      </w:r>
      <w:r w:rsidDel="00000000" w:rsidR="00000000" w:rsidRPr="00000000">
        <w:rPr>
          <w:rFonts w:ascii="Arial" w:cs="Arial" w:eastAsia="Arial" w:hAnsi="Arial"/>
          <w:sz w:val="24"/>
          <w:szCs w:val="24"/>
          <w:rtl w:val="0"/>
        </w:rPr>
        <w:t xml:space="preserve"> de clientes relacionados com o AMU.</w:t>
      </w:r>
    </w:p>
    <w:p w:rsidR="00000000" w:rsidDel="00000000" w:rsidP="00000000" w:rsidRDefault="00000000" w:rsidRPr="00000000" w14:paraId="00000012">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013">
      <w:pPr>
        <w:ind w:left="360" w:firstLine="348"/>
        <w:jc w:val="both"/>
        <w:rPr/>
      </w:pPr>
      <w:r w:rsidDel="00000000" w:rsidR="00000000" w:rsidRPr="00000000">
        <w:rPr>
          <w:rtl w:val="0"/>
        </w:rPr>
      </w:r>
    </w:p>
    <w:p w:rsidR="00000000" w:rsidDel="00000000" w:rsidP="00000000" w:rsidRDefault="00000000" w:rsidRPr="00000000" w14:paraId="0000001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2-Entrada de Dados</w:t>
      </w:r>
    </w:p>
    <w:p w:rsidR="00000000" w:rsidDel="00000000" w:rsidP="00000000" w:rsidRDefault="00000000" w:rsidRPr="00000000" w14:paraId="00000015">
      <w:pPr>
        <w:ind w:left="360" w:firstLine="348"/>
        <w:jc w:val="center"/>
        <w:rPr/>
      </w:pPr>
      <w:r w:rsidDel="00000000" w:rsidR="00000000" w:rsidRPr="00000000">
        <w:rPr/>
        <w:drawing>
          <wp:inline distB="114300" distT="114300" distL="114300" distR="114300">
            <wp:extent cx="781050" cy="657225"/>
            <wp:effectExtent b="0" l="0" r="0" t="0"/>
            <wp:docPr id="7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17">
      <w:pPr>
        <w:ind w:left="360"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listas de dados no AMU, como: a  lista de medicamentos, /lista de horários, /lista de pesquisa da ANVISA, são representadas pela Figura 3.</w:t>
      </w:r>
    </w:p>
    <w:p w:rsidR="00000000" w:rsidDel="00000000" w:rsidP="00000000" w:rsidRDefault="00000000" w:rsidRPr="00000000" w14:paraId="00000018">
      <w:pPr>
        <w:ind w:left="360" w:firstLine="348"/>
        <w:jc w:val="center"/>
        <w:rPr/>
      </w:pPr>
      <w:r w:rsidDel="00000000" w:rsidR="00000000" w:rsidRPr="00000000">
        <w:rPr>
          <w:rtl w:val="0"/>
        </w:rPr>
      </w:r>
    </w:p>
    <w:p w:rsidR="00000000" w:rsidDel="00000000" w:rsidP="00000000" w:rsidRDefault="00000000" w:rsidRPr="00000000" w14:paraId="0000001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3-Listas de Pesquisa</w:t>
      </w:r>
    </w:p>
    <w:p w:rsidR="00000000" w:rsidDel="00000000" w:rsidP="00000000" w:rsidRDefault="00000000" w:rsidRPr="00000000" w14:paraId="0000001A">
      <w:pPr>
        <w:ind w:left="360" w:firstLine="348"/>
        <w:jc w:val="center"/>
        <w:rPr/>
      </w:pPr>
      <w:r w:rsidDel="00000000" w:rsidR="00000000" w:rsidRPr="00000000">
        <w:rPr/>
        <w:drawing>
          <wp:inline distB="114300" distT="114300" distL="114300" distR="114300">
            <wp:extent cx="485775" cy="581025"/>
            <wp:effectExtent b="0" l="0" r="0" t="0"/>
            <wp:docPr id="7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1C">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01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4-Processos Autônomos</w:t>
      </w:r>
    </w:p>
    <w:p w:rsidR="00000000" w:rsidDel="00000000" w:rsidP="00000000" w:rsidRDefault="00000000" w:rsidRPr="00000000" w14:paraId="0000001E">
      <w:pPr>
        <w:ind w:left="360" w:firstLine="348"/>
        <w:jc w:val="center"/>
        <w:rPr/>
      </w:pPr>
      <w:r w:rsidDel="00000000" w:rsidR="00000000" w:rsidRPr="00000000">
        <w:rPr/>
        <w:drawing>
          <wp:inline distB="114300" distT="114300" distL="114300" distR="114300">
            <wp:extent cx="619125" cy="590550"/>
            <wp:effectExtent b="0" l="0" r="0" t="0"/>
            <wp:docPr id="7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Barramento de Serviços</w:t>
      </w:r>
    </w:p>
    <w:p w:rsidR="00000000" w:rsidDel="00000000" w:rsidP="00000000" w:rsidRDefault="00000000" w:rsidRPr="00000000" w14:paraId="00000022">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A Figura 5 mostra um barramento de serviços padrão. </w:t>
      </w:r>
    </w:p>
    <w:p w:rsidR="00000000" w:rsidDel="00000000" w:rsidP="00000000" w:rsidRDefault="00000000" w:rsidRPr="00000000" w14:paraId="00000023">
      <w:pPr>
        <w:ind w:left="360" w:firstLine="348"/>
        <w:rPr/>
      </w:pPr>
      <w:r w:rsidDel="00000000" w:rsidR="00000000" w:rsidRPr="00000000">
        <w:rPr>
          <w:rtl w:val="0"/>
        </w:rPr>
      </w:r>
    </w:p>
    <w:p w:rsidR="00000000" w:rsidDel="00000000" w:rsidP="00000000" w:rsidRDefault="00000000" w:rsidRPr="00000000" w14:paraId="00000024">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5-Representa o barramento de serviços</w:t>
      </w:r>
    </w:p>
    <w:p w:rsidR="00000000" w:rsidDel="00000000" w:rsidP="00000000" w:rsidRDefault="00000000" w:rsidRPr="00000000" w14:paraId="00000025">
      <w:pPr>
        <w:ind w:left="360" w:firstLine="348"/>
        <w:jc w:val="center"/>
        <w:rPr/>
      </w:pPr>
      <w:r w:rsidDel="00000000" w:rsidR="00000000" w:rsidRPr="00000000">
        <w:rPr/>
        <w:drawing>
          <wp:inline distB="114300" distT="114300" distL="114300" distR="114300">
            <wp:extent cx="3645712" cy="542925"/>
            <wp:effectExtent b="12700" l="12700" r="12700" t="12700"/>
            <wp:docPr id="6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27">
      <w:pPr>
        <w:ind w:left="360" w:firstLine="348"/>
        <w:jc w:val="center"/>
        <w:rPr/>
      </w:pPr>
      <w:r w:rsidDel="00000000" w:rsidR="00000000" w:rsidRPr="00000000">
        <w:rPr>
          <w:rtl w:val="0"/>
        </w:rPr>
      </w:r>
    </w:p>
    <w:p w:rsidR="00000000" w:rsidDel="00000000" w:rsidP="00000000" w:rsidRDefault="00000000" w:rsidRPr="00000000" w14:paraId="00000028">
      <w:pPr>
        <w:ind w:left="0" w:firstLine="720"/>
        <w:jc w:val="both"/>
        <w:rPr/>
      </w:pPr>
      <w:r w:rsidDel="00000000" w:rsidR="00000000" w:rsidRPr="00000000">
        <w:rPr>
          <w:rFonts w:ascii="Arial" w:cs="Arial" w:eastAsia="Arial" w:hAnsi="Arial"/>
          <w:sz w:val="24"/>
          <w:szCs w:val="24"/>
          <w:rtl w:val="0"/>
        </w:rPr>
        <w:t xml:space="preserve">A representação da interface de barramento de serviços padrão entre as requisições vinda dos clientes e os serviços disponíveis é apresentada na Figura 5.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w:t>
      </w:r>
      <w:r w:rsidDel="00000000" w:rsidR="00000000" w:rsidRPr="00000000">
        <w:rPr>
          <w:rtl w:val="0"/>
        </w:rPr>
      </w:r>
    </w:p>
    <w:p w:rsidR="00000000" w:rsidDel="00000000" w:rsidP="00000000" w:rsidRDefault="00000000" w:rsidRPr="00000000" w14:paraId="00000029">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Interface de Integração Bulário Eletrônico</w:t>
      </w:r>
    </w:p>
    <w:p w:rsidR="00000000" w:rsidDel="00000000" w:rsidP="00000000" w:rsidRDefault="00000000" w:rsidRPr="00000000" w14:paraId="0000002A">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trocar de fonte de dados, tal mudança não gerar nenhum tipo de problema para o restante do projeto.EDUARDO GUERRA (2012). A Figura 6 representa graficamente a interface bulário eletrônico.</w:t>
      </w:r>
    </w:p>
    <w:p w:rsidR="00000000" w:rsidDel="00000000" w:rsidP="00000000" w:rsidRDefault="00000000" w:rsidRPr="00000000" w14:paraId="0000002B">
      <w:pPr>
        <w:ind w:left="360" w:firstLine="348"/>
        <w:rPr/>
      </w:pPr>
      <w:r w:rsidDel="00000000" w:rsidR="00000000" w:rsidRPr="00000000">
        <w:rPr>
          <w:rtl w:val="0"/>
        </w:rPr>
      </w:r>
    </w:p>
    <w:p w:rsidR="00000000" w:rsidDel="00000000" w:rsidP="00000000" w:rsidRDefault="00000000" w:rsidRPr="00000000" w14:paraId="0000002C">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6-Componente de Integração de Bulário</w:t>
      </w:r>
    </w:p>
    <w:p w:rsidR="00000000" w:rsidDel="00000000" w:rsidP="00000000" w:rsidRDefault="00000000" w:rsidRPr="00000000" w14:paraId="0000002D">
      <w:pPr>
        <w:ind w:left="360" w:firstLine="348"/>
        <w:jc w:val="center"/>
        <w:rPr/>
      </w:pPr>
      <w:r w:rsidDel="00000000" w:rsidR="00000000" w:rsidRPr="00000000">
        <w:rPr/>
        <w:drawing>
          <wp:inline distB="114300" distT="114300" distL="114300" distR="114300">
            <wp:extent cx="1695450" cy="561975"/>
            <wp:effectExtent b="0" l="0" r="0" t="0"/>
            <wp:docPr id="9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2F">
      <w:pPr>
        <w:ind w:left="360" w:firstLine="360"/>
        <w:jc w:val="both"/>
        <w:rPr/>
      </w:pPr>
      <w:r w:rsidDel="00000000" w:rsidR="00000000" w:rsidRPr="00000000">
        <w:rPr>
          <w:rFonts w:ascii="Arial" w:cs="Arial" w:eastAsia="Arial" w:hAnsi="Arial"/>
          <w:sz w:val="24"/>
          <w:szCs w:val="24"/>
          <w:rtl w:val="0"/>
        </w:rPr>
        <w:t xml:space="preserve">A Figura 6 exemplifica graficamente  o componente container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030">
      <w:pPr>
        <w:ind w:left="360" w:firstLine="360"/>
        <w:jc w:val="both"/>
        <w:rPr/>
      </w:pPr>
      <w:r w:rsidDel="00000000" w:rsidR="00000000" w:rsidRPr="00000000">
        <w:rPr>
          <w:rtl w:val="0"/>
        </w:rPr>
      </w:r>
    </w:p>
    <w:p w:rsidR="00000000" w:rsidDel="00000000" w:rsidP="00000000" w:rsidRDefault="00000000" w:rsidRPr="00000000" w14:paraId="00000031">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7-Serviço de Bulário Eletrônico da Anvisa na nuvem</w:t>
      </w:r>
    </w:p>
    <w:p w:rsidR="00000000" w:rsidDel="00000000" w:rsidP="00000000" w:rsidRDefault="00000000" w:rsidRPr="00000000" w14:paraId="00000032">
      <w:pPr>
        <w:ind w:left="360" w:firstLine="348"/>
        <w:jc w:val="center"/>
        <w:rPr/>
      </w:pPr>
      <w:r w:rsidDel="00000000" w:rsidR="00000000" w:rsidRPr="00000000">
        <w:rPr/>
        <w:drawing>
          <wp:inline distB="114300" distT="114300" distL="114300" distR="114300">
            <wp:extent cx="609600" cy="400050"/>
            <wp:effectExtent b="12700" l="12700" r="12700" t="12700"/>
            <wp:docPr id="8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34">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 Interface de Integração de Usuário</w:t>
      </w:r>
    </w:p>
    <w:p w:rsidR="00000000" w:rsidDel="00000000" w:rsidP="00000000" w:rsidRDefault="00000000" w:rsidRPr="00000000" w14:paraId="00000035">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termos uma interface para pessoas com visão reduzida ou mesmo sem visão. Dessa forma, formatamos uma lista das interfaces da seguinte forma:</w:t>
      </w:r>
    </w:p>
    <w:p w:rsidR="00000000" w:rsidDel="00000000" w:rsidP="00000000" w:rsidRDefault="00000000" w:rsidRPr="00000000" w14:paraId="00000036">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037">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038">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039">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03A">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03B">
      <w:pPr>
        <w:numPr>
          <w:ilvl w:val="0"/>
          <w:numId w:val="10"/>
        </w:numPr>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03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container de Integração entre qualquer perfil de usuário e o barramento de serviços.  O acesso ao container de usuário deve ser feito através de uma interface (Veja a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03D">
      <w:pPr>
        <w:ind w:left="360" w:firstLine="348"/>
        <w:rPr/>
      </w:pPr>
      <w:r w:rsidDel="00000000" w:rsidR="00000000" w:rsidRPr="00000000">
        <w:rPr>
          <w:rtl w:val="0"/>
        </w:rPr>
      </w:r>
    </w:p>
    <w:p w:rsidR="00000000" w:rsidDel="00000000" w:rsidP="00000000" w:rsidRDefault="00000000" w:rsidRPr="00000000" w14:paraId="0000003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8-Componente de Integração de Usuário</w:t>
      </w:r>
    </w:p>
    <w:p w:rsidR="00000000" w:rsidDel="00000000" w:rsidP="00000000" w:rsidRDefault="00000000" w:rsidRPr="00000000" w14:paraId="0000003F">
      <w:pPr>
        <w:ind w:left="360" w:firstLine="348"/>
        <w:jc w:val="center"/>
        <w:rPr/>
      </w:pPr>
      <w:r w:rsidDel="00000000" w:rsidR="00000000" w:rsidRPr="00000000">
        <w:rPr/>
        <w:drawing>
          <wp:inline distB="114300" distT="114300" distL="114300" distR="114300">
            <wp:extent cx="800100" cy="523875"/>
            <wp:effectExtent b="12700" l="12700" r="12700" t="12700"/>
            <wp:docPr id="91"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41">
      <w:pPr>
        <w:ind w:left="360" w:firstLine="348"/>
        <w:rPr/>
      </w:pPr>
      <w:r w:rsidDel="00000000" w:rsidR="00000000" w:rsidRPr="00000000">
        <w:rPr>
          <w:rtl w:val="0"/>
        </w:rPr>
        <w:t xml:space="preserve">. </w:t>
      </w:r>
    </w:p>
    <w:p w:rsidR="00000000" w:rsidDel="00000000" w:rsidP="00000000" w:rsidRDefault="00000000" w:rsidRPr="00000000" w14:paraId="0000004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9-Interface de Conexão com os perfis</w:t>
      </w:r>
    </w:p>
    <w:p w:rsidR="00000000" w:rsidDel="00000000" w:rsidP="00000000" w:rsidRDefault="00000000" w:rsidRPr="00000000" w14:paraId="00000043">
      <w:pPr>
        <w:ind w:left="360" w:firstLine="348"/>
        <w:jc w:val="center"/>
        <w:rPr/>
      </w:pPr>
      <w:r w:rsidDel="00000000" w:rsidR="00000000" w:rsidRPr="00000000">
        <w:rPr/>
        <w:drawing>
          <wp:inline distB="114300" distT="114300" distL="114300" distR="114300">
            <wp:extent cx="638175" cy="352425"/>
            <wp:effectExtent b="12700" l="12700" r="12700" t="12700"/>
            <wp:docPr id="94"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45">
      <w:pPr>
        <w:ind w:left="360" w:firstLine="348"/>
        <w:rPr/>
      </w:pPr>
      <w:r w:rsidDel="00000000" w:rsidR="00000000" w:rsidRPr="00000000">
        <w:rPr>
          <w:rtl w:val="0"/>
        </w:rPr>
      </w:r>
    </w:p>
    <w:p w:rsidR="00000000" w:rsidDel="00000000" w:rsidP="00000000" w:rsidRDefault="00000000" w:rsidRPr="00000000" w14:paraId="0000004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10-Representa qualquer perfil suportado pela interface</w:t>
      </w:r>
    </w:p>
    <w:p w:rsidR="00000000" w:rsidDel="00000000" w:rsidP="00000000" w:rsidRDefault="00000000" w:rsidRPr="00000000" w14:paraId="00000047">
      <w:pPr>
        <w:ind w:left="360" w:firstLine="348"/>
        <w:jc w:val="center"/>
        <w:rPr/>
      </w:pPr>
      <w:r w:rsidDel="00000000" w:rsidR="00000000" w:rsidRPr="00000000">
        <w:rPr/>
        <w:drawing>
          <wp:inline distB="114300" distT="114300" distL="114300" distR="114300">
            <wp:extent cx="266700" cy="485775"/>
            <wp:effectExtent b="12700" l="12700" r="12700" t="12700"/>
            <wp:docPr id="7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49">
      <w:pPr>
        <w:ind w:left="360" w:firstLine="348"/>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Fonts w:ascii="Arial" w:cs="Arial" w:eastAsia="Arial" w:hAnsi="Arial"/>
          <w:b w:val="1"/>
          <w:sz w:val="28"/>
          <w:szCs w:val="28"/>
          <w:rtl w:val="0"/>
        </w:rPr>
        <w:t xml:space="preserve">3.5. Interface de Acesso a Dados </w:t>
      </w:r>
      <w:r w:rsidDel="00000000" w:rsidR="00000000" w:rsidRPr="00000000">
        <w:rPr>
          <w:rtl w:val="0"/>
        </w:rPr>
      </w:r>
    </w:p>
    <w:p w:rsidR="00000000" w:rsidDel="00000000" w:rsidP="00000000" w:rsidRDefault="00000000" w:rsidRPr="00000000" w14:paraId="0000004B">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API do firebase, possibilita que o usuário tenha acesso em qualquer dispositivo instalado, em virtude do Banco de dados estar remoto. Utilizamos o padrão de projeto “DAO”. Esse padrão possibilita a troca do banco de dados, com a simples substituição da fábrica de implementação. </w:t>
      </w:r>
    </w:p>
    <w:p w:rsidR="00000000" w:rsidDel="00000000" w:rsidP="00000000" w:rsidRDefault="00000000" w:rsidRPr="00000000" w14:paraId="0000004C">
      <w:pPr>
        <w:ind w:left="360" w:firstLine="348"/>
        <w:rPr/>
      </w:pPr>
      <w:r w:rsidDel="00000000" w:rsidR="00000000" w:rsidRPr="00000000">
        <w:rPr>
          <w:rtl w:val="0"/>
        </w:rPr>
      </w:r>
    </w:p>
    <w:p w:rsidR="00000000" w:rsidDel="00000000" w:rsidP="00000000" w:rsidRDefault="00000000" w:rsidRPr="00000000" w14:paraId="0000004D">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11-Componente de Acesso ao Banco de Dados</w:t>
      </w:r>
    </w:p>
    <w:p w:rsidR="00000000" w:rsidDel="00000000" w:rsidP="00000000" w:rsidRDefault="00000000" w:rsidRPr="00000000" w14:paraId="0000004E">
      <w:pPr>
        <w:ind w:left="0" w:firstLine="0"/>
        <w:jc w:val="center"/>
        <w:rPr/>
      </w:pPr>
      <w:r w:rsidDel="00000000" w:rsidR="00000000" w:rsidRPr="00000000">
        <w:rPr/>
        <w:drawing>
          <wp:inline distB="114300" distT="114300" distL="114300" distR="114300">
            <wp:extent cx="685800" cy="561975"/>
            <wp:effectExtent b="12700" l="12700" r="12700" t="12700"/>
            <wp:docPr id="8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50">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Representa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p>
    <w:p w:rsidR="00000000" w:rsidDel="00000000" w:rsidP="00000000" w:rsidRDefault="00000000" w:rsidRPr="00000000" w14:paraId="00000052">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Firebase (Figura 12) foi escolhido em razão da simplicidade, gratuidade, escalabilidade, segurança e fácil integração da API com o android studio.</w:t>
      </w:r>
    </w:p>
    <w:p w:rsidR="00000000" w:rsidDel="00000000" w:rsidP="00000000" w:rsidRDefault="00000000" w:rsidRPr="00000000" w14:paraId="00000053">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054">
      <w:pPr>
        <w:ind w:left="0" w:firstLine="0"/>
        <w:jc w:val="center"/>
        <w:rPr/>
      </w:pPr>
      <w:r w:rsidDel="00000000" w:rsidR="00000000" w:rsidRPr="00000000">
        <w:rPr/>
        <w:drawing>
          <wp:inline distB="114300" distT="114300" distL="114300" distR="114300">
            <wp:extent cx="371475" cy="400050"/>
            <wp:effectExtent b="12700" l="12700" r="12700" t="12700"/>
            <wp:docPr id="8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58">
      <w:pPr>
        <w:ind w:left="0" w:firstLine="0"/>
        <w:rPr>
          <w:b w:val="1"/>
          <w:sz w:val="32"/>
          <w:szCs w:val="32"/>
        </w:rPr>
      </w:pPr>
      <w:r w:rsidDel="00000000" w:rsidR="00000000" w:rsidRPr="00000000">
        <w:rPr>
          <w:rFonts w:ascii="Arial" w:cs="Arial" w:eastAsia="Arial" w:hAnsi="Arial"/>
          <w:b w:val="1"/>
          <w:sz w:val="28"/>
          <w:szCs w:val="28"/>
          <w:rtl w:val="0"/>
        </w:rPr>
        <w:t xml:space="preserve">3.6. Problema analisado no trabalho </w:t>
      </w:r>
      <w:r w:rsidDel="00000000" w:rsidR="00000000" w:rsidRPr="00000000">
        <w:rPr>
          <w:rtl w:val="0"/>
        </w:rPr>
      </w:r>
    </w:p>
    <w:p w:rsidR="00000000" w:rsidDel="00000000" w:rsidP="00000000" w:rsidRDefault="00000000" w:rsidRPr="00000000" w14:paraId="0000005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 presente trabalho analisa-se o uso de medicamentos por pessoas com perfil específicos como idosos e pcds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Fonts w:ascii="Arial" w:cs="Arial" w:eastAsia="Arial" w:hAnsi="Arial"/>
          <w:b w:val="1"/>
          <w:sz w:val="28"/>
          <w:szCs w:val="28"/>
          <w:rtl w:val="0"/>
        </w:rPr>
        <w:t xml:space="preserve">3.6.1. Aplicativo</w:t>
      </w:r>
      <w:r w:rsidDel="00000000" w:rsidR="00000000" w:rsidRPr="00000000">
        <w:rPr>
          <w:rtl w:val="0"/>
        </w:rPr>
      </w:r>
    </w:p>
    <w:p w:rsidR="00000000" w:rsidDel="00000000" w:rsidP="00000000" w:rsidRDefault="00000000" w:rsidRPr="00000000" w14:paraId="0000005C">
      <w:pPr>
        <w:ind w:left="0" w:firstLine="0"/>
        <w:rPr>
          <w:b w:val="1"/>
          <w:sz w:val="32"/>
          <w:szCs w:val="32"/>
        </w:rPr>
      </w:pPr>
      <w:r w:rsidDel="00000000" w:rsidR="00000000" w:rsidRPr="00000000">
        <w:rPr>
          <w:b w:val="1"/>
          <w:sz w:val="32"/>
          <w:szCs w:val="32"/>
          <w:rtl w:val="0"/>
        </w:rPr>
        <w:t xml:space="preserve">3.6.1.1. Primeiro Acesso</w:t>
      </w:r>
    </w:p>
    <w:p w:rsidR="00000000" w:rsidDel="00000000" w:rsidP="00000000" w:rsidRDefault="00000000" w:rsidRPr="00000000" w14:paraId="0000005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criar um cadastro novo (figura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05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quanto no segundo caso o aplicativo exibirá a janela principal.</w:t>
      </w:r>
    </w:p>
    <w:p w:rsidR="00000000" w:rsidDel="00000000" w:rsidP="00000000" w:rsidRDefault="00000000" w:rsidRPr="00000000" w14:paraId="0000005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06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06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13-Boas Vindas</w:t>
      </w:r>
    </w:p>
    <w:p w:rsidR="00000000" w:rsidDel="00000000" w:rsidP="00000000" w:rsidRDefault="00000000" w:rsidRPr="00000000" w14:paraId="0000006B">
      <w:pPr>
        <w:jc w:val="center"/>
        <w:rPr/>
      </w:pPr>
      <w:r w:rsidDel="00000000" w:rsidR="00000000" w:rsidRPr="00000000">
        <w:rPr/>
        <w:drawing>
          <wp:inline distB="0" distT="0" distL="0" distR="0">
            <wp:extent cx="4144328" cy="5644422"/>
            <wp:effectExtent b="12700" l="12700" r="12700" t="12700"/>
            <wp:docPr id="79" name="image31.png"/>
            <a:graphic>
              <a:graphicData uri="http://schemas.openxmlformats.org/drawingml/2006/picture">
                <pic:pic>
                  <pic:nvPicPr>
                    <pic:cNvPr id="0" name="image31.png"/>
                    <pic:cNvPicPr preferRelativeResize="0"/>
                  </pic:nvPicPr>
                  <pic:blipFill>
                    <a:blip r:embed="rId21"/>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077">
      <w:pPr>
        <w:jc w:val="center"/>
        <w:rPr/>
      </w:pPr>
      <w:r w:rsidDel="00000000" w:rsidR="00000000" w:rsidRPr="00000000">
        <w:rPr/>
        <w:drawing>
          <wp:inline distB="0" distT="0" distL="0" distR="0">
            <wp:extent cx="4430078" cy="7091697"/>
            <wp:effectExtent b="12700" l="12700" r="12700" t="12700"/>
            <wp:docPr id="97"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07E">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99"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usuário comum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084">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color w:val="253a44"/>
          <w:sz w:val="24"/>
          <w:szCs w:val="24"/>
          <w:rtl w:val="0"/>
        </w:rPr>
        <w:t xml:space="preserve">adrões de Projetos. O principal padrão de projeto adotado foi o Strategy.</w:t>
      </w:r>
    </w:p>
    <w:p w:rsidR="00000000" w:rsidDel="00000000" w:rsidP="00000000" w:rsidRDefault="00000000" w:rsidRPr="00000000" w14:paraId="00000085">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Quando o aplicativo inicia pelo cadastro inicial sabe qual o perfil do usuário. Uma variável global com o nome "integração usuário" então é inicializada por uma fábrica de objetos. Para exemplificar o uso desse recurso, quando o aplicativo dispara um alarme indicando que um medicamento deve ser tomado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086">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O fragmento de código abaixo demonstra o uso de uma fábrica de objeto para ser utilizado conforme o perfil.</w:t>
      </w:r>
    </w:p>
    <w:p w:rsidR="00000000" w:rsidDel="00000000" w:rsidP="00000000" w:rsidRDefault="00000000" w:rsidRPr="00000000" w14:paraId="00000087">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16-Fragmento da Fábrica de Objeto</w:t>
      </w:r>
    </w:p>
    <w:p w:rsidR="00000000" w:rsidDel="00000000" w:rsidP="00000000" w:rsidRDefault="00000000" w:rsidRPr="00000000" w14:paraId="00000088">
      <w:pPr>
        <w:jc w:val="center"/>
        <w:rPr/>
      </w:pPr>
      <w:r w:rsidDel="00000000" w:rsidR="00000000" w:rsidRPr="00000000">
        <w:rPr/>
        <w:drawing>
          <wp:inline distB="0" distT="0" distL="0" distR="0">
            <wp:extent cx="5400040" cy="1486535"/>
            <wp:effectExtent b="12700" l="12700" r="12700" t="12700"/>
            <wp:docPr id="9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abaixo temos dois fragmentos de código. O primeiro fragmento dá suporte ao perfil de usuário comum.</w:t>
      </w:r>
    </w:p>
    <w:p w:rsidR="00000000" w:rsidDel="00000000" w:rsidP="00000000" w:rsidRDefault="00000000" w:rsidRPr="00000000" w14:paraId="0000008C">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jc w:val="center"/>
        <w:rPr>
          <w:sz w:val="18"/>
          <w:szCs w:val="18"/>
        </w:rPr>
      </w:pPr>
      <w:r w:rsidDel="00000000" w:rsidR="00000000" w:rsidRPr="00000000">
        <w:rPr>
          <w:rFonts w:ascii="Arial" w:cs="Arial" w:eastAsia="Arial" w:hAnsi="Arial"/>
          <w:sz w:val="20"/>
          <w:szCs w:val="20"/>
          <w:rtl w:val="0"/>
        </w:rPr>
        <w:t xml:space="preserve">Figura 17-Fragmento de um  método de usuário comum</w:t>
      </w:r>
      <w:r w:rsidDel="00000000" w:rsidR="00000000" w:rsidRPr="00000000">
        <w:rPr>
          <w:rtl w:val="0"/>
        </w:rPr>
      </w:r>
    </w:p>
    <w:p w:rsidR="00000000" w:rsidDel="00000000" w:rsidP="00000000" w:rsidRDefault="00000000" w:rsidRPr="00000000" w14:paraId="00000092">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04"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9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096">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097">
      <w:pPr>
        <w:jc w:val="center"/>
        <w:rPr/>
      </w:pPr>
      <w:r w:rsidDel="00000000" w:rsidR="00000000" w:rsidRPr="00000000">
        <w:rPr/>
        <w:drawing>
          <wp:inline distB="0" distT="0" distL="0" distR="0">
            <wp:extent cx="5400040" cy="687070"/>
            <wp:effectExtent b="12700" l="12700" r="12700" t="12700"/>
            <wp:docPr id="10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99">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acima, ao atualizar o saldo de medicamentos um áudio é reproduzido. Assim podemos constatar o uso do padrão Strategy. </w:t>
      </w:r>
      <w:r w:rsidDel="00000000" w:rsidR="00000000" w:rsidRPr="00000000">
        <w:rPr>
          <w:rtl w:val="0"/>
        </w:rPr>
      </w:r>
    </w:p>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Abaixo temos uma imagem (Figura 19) que exibe a estrutura da camada de Api-integração.</w:t>
      </w:r>
    </w:p>
    <w:p w:rsidR="00000000" w:rsidDel="00000000" w:rsidP="00000000" w:rsidRDefault="00000000" w:rsidRPr="00000000" w14:paraId="0000009B">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19-Estrutura de Pacotes da Integração Bulário Eletrônico</w:t>
      </w:r>
    </w:p>
    <w:p w:rsidR="00000000" w:rsidDel="00000000" w:rsidP="00000000" w:rsidRDefault="00000000" w:rsidRPr="00000000" w14:paraId="0000009C">
      <w:pPr>
        <w:jc w:val="center"/>
        <w:rPr/>
      </w:pPr>
      <w:r w:rsidDel="00000000" w:rsidR="00000000" w:rsidRPr="00000000">
        <w:rPr/>
        <w:drawing>
          <wp:inline distB="0" distT="0" distL="0" distR="0">
            <wp:extent cx="2762250" cy="3023503"/>
            <wp:effectExtent b="12700" l="12700" r="12700" t="12700"/>
            <wp:docPr id="10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2762250" cy="3023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9E">
      <w:pPr>
        <w:ind w:left="0" w:firstLine="0"/>
        <w:rPr/>
      </w:pPr>
      <w:r w:rsidDel="00000000" w:rsidR="00000000" w:rsidRPr="00000000">
        <w:rPr>
          <w:b w:val="1"/>
          <w:sz w:val="32"/>
          <w:szCs w:val="32"/>
          <w:rtl w:val="0"/>
        </w:rPr>
        <w:t xml:space="preserve">3.6.1.2. Janela Principal</w:t>
      </w:r>
      <w:r w:rsidDel="00000000" w:rsidR="00000000" w:rsidRPr="00000000">
        <w:rPr>
          <w:rtl w:val="0"/>
        </w:rPr>
      </w:r>
    </w:p>
    <w:p w:rsidR="00000000" w:rsidDel="00000000" w:rsidP="00000000" w:rsidRDefault="00000000" w:rsidRPr="00000000" w14:paraId="0000009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de voz. Partimos da premissa que tal perfil precisa de um cuidador para fazer algumas etapas preliminares as quais iremos abordar em tópico anexo. Tais comandos estão disponíveis desde a tela principal exibida abaixo (Figura 20):</w:t>
      </w:r>
    </w:p>
    <w:p w:rsidR="00000000" w:rsidDel="00000000" w:rsidP="00000000" w:rsidRDefault="00000000" w:rsidRPr="00000000" w14:paraId="000000A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0A1">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0A3">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0A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Comandos de voz disponíveis, representado pela figura 21, após o usuário tocar em qualquer área da tela principal.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0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21-Representa os comandos de voz</w:t>
      </w:r>
    </w:p>
    <w:p w:rsidR="00000000" w:rsidDel="00000000" w:rsidP="00000000" w:rsidRDefault="00000000" w:rsidRPr="00000000" w14:paraId="000000A6">
      <w:pPr>
        <w:jc w:val="center"/>
        <w:rPr/>
      </w:pPr>
      <w:r w:rsidDel="00000000" w:rsidR="00000000" w:rsidRPr="00000000">
        <w:rPr/>
        <w:drawing>
          <wp:inline distB="0" distT="0" distL="114300" distR="114300">
            <wp:extent cx="409575" cy="409575"/>
            <wp:effectExtent b="0" l="0" r="0" t="0"/>
            <wp:docPr descr="Falando - ícones de pessoas grátis" id="92" name="image6.png"/>
            <a:graphic>
              <a:graphicData uri="http://schemas.openxmlformats.org/drawingml/2006/picture">
                <pic:pic>
                  <pic:nvPicPr>
                    <pic:cNvPr descr="Falando - ícones de pessoas grátis" id="0" name="image6.png"/>
                    <pic:cNvPicPr preferRelativeResize="0"/>
                  </pic:nvPicPr>
                  <pic:blipFill>
                    <a:blip r:embed="rId29"/>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3.6.1.3. Comandos Disponíveis</w:t>
      </w:r>
    </w:p>
    <w:p w:rsidR="00000000" w:rsidDel="00000000" w:rsidP="00000000" w:rsidRDefault="00000000" w:rsidRPr="00000000" w14:paraId="000000A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de voz disponíveis </w:t>
      </w:r>
    </w:p>
    <w:p w:rsidR="00000000" w:rsidDel="00000000" w:rsidP="00000000" w:rsidRDefault="00000000" w:rsidRPr="00000000" w14:paraId="000000AB">
      <w:pPr>
        <w:numPr>
          <w:ilvl w:val="0"/>
          <w:numId w:val="1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0A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0AD">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0A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0AF">
      <w:pPr>
        <w:numPr>
          <w:ilvl w:val="0"/>
          <w:numId w:val="11"/>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0B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cuidando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0B1">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0B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0B3">
      <w:pPr>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0B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CallBacks.</w:t>
      </w:r>
    </w:p>
    <w:p w:rsidR="00000000" w:rsidDel="00000000" w:rsidP="00000000" w:rsidRDefault="00000000" w:rsidRPr="00000000" w14:paraId="000000B5">
      <w:pPr>
        <w:ind w:firstLine="720"/>
        <w:jc w:val="both"/>
        <w:rPr>
          <w:rFonts w:ascii="Arial" w:cs="Arial" w:eastAsia="Arial" w:hAnsi="Arial"/>
          <w:color w:val="2a2a2a"/>
          <w:sz w:val="24"/>
          <w:szCs w:val="24"/>
        </w:rPr>
      </w:pPr>
      <w:r w:rsidDel="00000000" w:rsidR="00000000" w:rsidRPr="00000000">
        <w:rPr>
          <w:rFonts w:ascii="Arial" w:cs="Arial" w:eastAsia="Arial" w:hAnsi="Arial"/>
          <w:color w:val="2a2a2a"/>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color w:val="2a2a2a"/>
          <w:sz w:val="24"/>
          <w:szCs w:val="24"/>
          <w:rtl w:val="0"/>
        </w:rPr>
        <w:t xml:space="preserve">Também conhecido como função de retorno, o Callback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0B6">
      <w:pPr>
        <w:ind w:firstLine="720"/>
        <w:jc w:val="both"/>
        <w:rPr>
          <w:rFonts w:ascii="Arial" w:cs="Arial" w:eastAsia="Arial" w:hAnsi="Arial"/>
          <w:color w:val="202124"/>
          <w:sz w:val="24"/>
          <w:szCs w:val="24"/>
        </w:rPr>
      </w:pPr>
      <w:r w:rsidDel="00000000" w:rsidR="00000000" w:rsidRPr="00000000">
        <w:rPr>
          <w:rFonts w:ascii="Arial" w:cs="Arial" w:eastAsia="Arial" w:hAnsi="Arial"/>
          <w:color w:val="2a2a2a"/>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0B7">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As notificações (ou “</w:t>
      </w:r>
      <w:r w:rsidDel="00000000" w:rsidR="00000000" w:rsidRPr="00000000">
        <w:rPr>
          <w:rFonts w:ascii="Arial" w:cs="Arial" w:eastAsia="Arial" w:hAnsi="Arial"/>
          <w:b w:val="1"/>
          <w:color w:val="202124"/>
          <w:sz w:val="24"/>
          <w:szCs w:val="24"/>
          <w:rtl w:val="0"/>
        </w:rPr>
        <w:t xml:space="preserve">callbacks</w:t>
      </w:r>
      <w:r w:rsidDel="00000000" w:rsidR="00000000" w:rsidRPr="00000000">
        <w:rPr>
          <w:rFonts w:ascii="Arial" w:cs="Arial" w:eastAsia="Arial" w:hAnsi="Arial"/>
          <w:color w:val="202124"/>
          <w:sz w:val="24"/>
          <w:szCs w:val="24"/>
          <w:rtl w:val="0"/>
        </w:rPr>
        <w:t xml:space="preserve">”) permitem que o aplicativo seja informado quando uma transação tiver seu status alterado. Dessa forma, podemos identificar quando um dado solicitado já foi devolvido pelo banco de dados firebase ou quando uma captura de voz já foi obtida. </w:t>
      </w:r>
    </w:p>
    <w:p w:rsidR="00000000" w:rsidDel="00000000" w:rsidP="00000000" w:rsidRDefault="00000000" w:rsidRPr="00000000" w14:paraId="000000B8">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Para fazer uso deste importante recurso na programação orientada a objeto foi necessário fazer uso massivo de interfaces. Alguns fragmentos de código abaixo mostram o uso de um desses esquemas. Por exemplo para obter a lista de medicamentos a partir do uso da voz:</w:t>
      </w:r>
    </w:p>
    <w:p w:rsidR="00000000" w:rsidDel="00000000" w:rsidP="00000000" w:rsidRDefault="00000000" w:rsidRPr="00000000" w14:paraId="000000B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abaixo precisamos destacar os elementos chaves: Gerente Serviço Listener e Constantes que determinam a entrada do comando e ação resultado. Vamos detalhar o fluxo: Primeiramente vemos no fragmento 1 (figura 22) que durante a definição do formulário Principal Activity implementados a interface Gerente Servico Listener (figura 23). Essa classe fará o papel do call-back. </w:t>
      </w:r>
    </w:p>
    <w:p w:rsidR="00000000" w:rsidDel="00000000" w:rsidP="00000000" w:rsidRDefault="00000000" w:rsidRPr="00000000" w14:paraId="000000B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de voz definirem que o comando é “Lista de Medicamentos”. Cada comando de voz tem uma ação de voz conectada. No caso atual é reproduzir em áudio a lista de medicamentos. Nesse momento uma chamada Callback ocorre para executar o próximo fragmento.</w:t>
      </w:r>
    </w:p>
    <w:p w:rsidR="00000000" w:rsidDel="00000000" w:rsidP="00000000" w:rsidRDefault="00000000" w:rsidRPr="00000000" w14:paraId="000000B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então aciona a variável atual que representa o perfil do usuário. Então o recurso de áudio lerá os itens que constam na lista de medicamentos exibida.</w:t>
      </w:r>
    </w:p>
    <w:p w:rsidR="00000000" w:rsidDel="00000000" w:rsidP="00000000" w:rsidRDefault="00000000" w:rsidRPr="00000000" w14:paraId="000000BC">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BD">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0BE">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C0">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C1">
      <w:pPr>
        <w:shd w:fill="ffffff" w:val="clear"/>
        <w:spacing w:after="0" w:line="240" w:lineRule="auto"/>
        <w:rPr/>
      </w:pPr>
      <w:r w:rsidDel="00000000" w:rsidR="00000000" w:rsidRPr="00000000">
        <w:rPr>
          <w:rtl w:val="0"/>
        </w:rPr>
      </w:r>
    </w:p>
    <w:p w:rsidR="00000000" w:rsidDel="00000000" w:rsidP="00000000" w:rsidRDefault="00000000" w:rsidRPr="00000000" w14:paraId="000000C2">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0C3">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07"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C5">
      <w:pPr>
        <w:shd w:fill="ffffff" w:val="clear"/>
        <w:spacing w:after="0" w:line="240" w:lineRule="auto"/>
        <w:rPr/>
      </w:pPr>
      <w:r w:rsidDel="00000000" w:rsidR="00000000" w:rsidRPr="00000000">
        <w:rPr>
          <w:rtl w:val="0"/>
        </w:rPr>
      </w:r>
    </w:p>
    <w:p w:rsidR="00000000" w:rsidDel="00000000" w:rsidP="00000000" w:rsidRDefault="00000000" w:rsidRPr="00000000" w14:paraId="000000C6">
      <w:pPr>
        <w:shd w:fill="ffffff" w:val="clear"/>
        <w:spacing w:after="0" w:line="240" w:lineRule="auto"/>
        <w:rPr/>
      </w:pPr>
      <w:r w:rsidDel="00000000" w:rsidR="00000000" w:rsidRPr="00000000">
        <w:rPr>
          <w:rtl w:val="0"/>
        </w:rPr>
      </w:r>
    </w:p>
    <w:p w:rsidR="00000000" w:rsidDel="00000000" w:rsidP="00000000" w:rsidRDefault="00000000" w:rsidRPr="00000000" w14:paraId="000000C7">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C8">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0C9">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08"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CB">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CC">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0C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3.6.1.4. Alarmes</w:t>
      </w:r>
    </w:p>
    <w:p w:rsidR="00000000" w:rsidDel="00000000" w:rsidP="00000000" w:rsidRDefault="00000000" w:rsidRPr="00000000" w14:paraId="000000CF">
      <w:pPr>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outro padrão de projeto o Chain of Responsibility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aninhar  as chamadas de bancos de dados pois para geração de alarme precisaremos de: Horários Ativos, Utilizações realizadas e Registro de Alarmes.  A imagem (figura 25) abaixo demonstra: </w:t>
      </w:r>
      <w:r w:rsidDel="00000000" w:rsidR="00000000" w:rsidRPr="00000000">
        <w:rPr>
          <w:rtl w:val="0"/>
        </w:rPr>
      </w:r>
    </w:p>
    <w:p w:rsidR="00000000" w:rsidDel="00000000" w:rsidP="00000000" w:rsidRDefault="00000000" w:rsidRPr="00000000" w14:paraId="000000D0">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Fonts w:ascii="Arial" w:cs="Arial" w:eastAsia="Arial" w:hAnsi="Arial"/>
          <w:sz w:val="20"/>
          <w:szCs w:val="20"/>
          <w:rtl w:val="0"/>
        </w:rPr>
        <w:t xml:space="preserve">Figura 25-Estrutura do Chain of Responsability</w:t>
      </w:r>
      <w:r w:rsidDel="00000000" w:rsidR="00000000" w:rsidRPr="00000000">
        <w:rPr/>
        <w:drawing>
          <wp:inline distB="0" distT="0" distL="0" distR="0">
            <wp:extent cx="5400040" cy="3221355"/>
            <wp:effectExtent b="12700" l="12700" r="12700" t="12700"/>
            <wp:docPr id="109"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Design Patterns com Java</w:t>
      </w:r>
    </w:p>
    <w:p w:rsidR="00000000" w:rsidDel="00000000" w:rsidP="00000000" w:rsidRDefault="00000000" w:rsidRPr="00000000" w14:paraId="000000D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000000" w:rsidDel="00000000" w:rsidP="00000000" w:rsidRDefault="00000000" w:rsidRPr="00000000" w14:paraId="000000D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A imagem (figura 26) abaixo demonstra:</w:t>
      </w:r>
    </w:p>
    <w:p w:rsidR="00000000" w:rsidDel="00000000" w:rsidP="00000000" w:rsidRDefault="00000000" w:rsidRPr="00000000" w14:paraId="000000D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26-Envolvendo um objeto</w:t>
      </w:r>
    </w:p>
    <w:p w:rsidR="00000000" w:rsidDel="00000000" w:rsidP="00000000" w:rsidRDefault="00000000" w:rsidRPr="00000000" w14:paraId="000000D6">
      <w:pPr>
        <w:jc w:val="center"/>
        <w:rPr/>
      </w:pPr>
      <w:r w:rsidDel="00000000" w:rsidR="00000000" w:rsidRPr="00000000">
        <w:rPr/>
        <w:drawing>
          <wp:inline distB="0" distT="0" distL="0" distR="0">
            <wp:extent cx="5400040" cy="1718945"/>
            <wp:effectExtent b="12700" l="12700" r="12700" t="12700"/>
            <wp:docPr id="110"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18"/>
          <w:szCs w:val="18"/>
        </w:rPr>
      </w:pPr>
      <w:r w:rsidDel="00000000" w:rsidR="00000000" w:rsidRPr="00000000">
        <w:rPr>
          <w:rFonts w:ascii="Arial" w:cs="Arial" w:eastAsia="Arial" w:hAnsi="Arial"/>
          <w:sz w:val="20"/>
          <w:szCs w:val="20"/>
          <w:rtl w:val="0"/>
        </w:rPr>
        <w:t xml:space="preserve">Autor: Design Patterns com Java</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basicamente para desacoplar a interface das chamadas de banco de dados.</w:t>
      </w:r>
    </w:p>
    <w:p w:rsidR="00000000" w:rsidDel="00000000" w:rsidP="00000000" w:rsidRDefault="00000000" w:rsidRPr="00000000" w14:paraId="000000D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vamos colocar fragmentos de Código Java demonstrando o uso do padrão. O primeiro fragmento (figura 27) apresenta a interface transações responsável por representar o componente intermediário</w:t>
      </w:r>
    </w:p>
    <w:p w:rsidR="00000000" w:rsidDel="00000000" w:rsidP="00000000" w:rsidRDefault="00000000" w:rsidRPr="00000000" w14:paraId="000000DC">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0DD">
      <w:pPr>
        <w:jc w:val="center"/>
        <w:rPr/>
      </w:pPr>
      <w:r w:rsidDel="00000000" w:rsidR="00000000" w:rsidRPr="00000000">
        <w:rPr/>
        <w:drawing>
          <wp:inline distB="0" distT="0" distL="0" distR="0">
            <wp:extent cx="3743325" cy="790575"/>
            <wp:effectExtent b="12700" l="12700" r="12700" t="12700"/>
            <wp:docPr id="111"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0" w:line="240" w:lineRule="auto"/>
        <w:jc w:val="center"/>
        <w:rPr/>
      </w:pPr>
      <w:r w:rsidDel="00000000" w:rsidR="00000000" w:rsidRPr="00000000">
        <w:rPr>
          <w:rFonts w:ascii="Arial" w:cs="Arial" w:eastAsia="Arial" w:hAnsi="Arial"/>
          <w:sz w:val="20"/>
          <w:szCs w:val="20"/>
          <w:rtl w:val="0"/>
        </w:rPr>
        <w:t xml:space="preserve">Autor: Aplicativo AMU</w:t>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Figura 28-Fragmento 2-Classe proxy</w:t>
      </w:r>
    </w:p>
    <w:p w:rsidR="00000000" w:rsidDel="00000000" w:rsidP="00000000" w:rsidRDefault="00000000" w:rsidRPr="00000000" w14:paraId="000000E3">
      <w:pPr>
        <w:jc w:val="center"/>
        <w:rPr/>
      </w:pPr>
      <w:r w:rsidDel="00000000" w:rsidR="00000000" w:rsidRPr="00000000">
        <w:rPr/>
        <w:drawing>
          <wp:inline distB="0" distT="0" distL="0" distR="0">
            <wp:extent cx="4429125" cy="5067300"/>
            <wp:effectExtent b="12700" l="12700" r="12700" t="12700"/>
            <wp:docPr id="83"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0E5">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(figura 28) vemos que quando o método executar é invocado ele cria uma Thread e executa dentro dela o método da classe concreta que foi passada no construtor do proxy como transação cliente.</w:t>
      </w:r>
    </w:p>
    <w:p w:rsidR="00000000" w:rsidDel="00000000" w:rsidP="00000000" w:rsidRDefault="00000000" w:rsidRPr="00000000" w14:paraId="000000E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Então o método executa que deve ser executado é chamado. Veja o terceiro fragmento (figura 29). Na parte final do fragmento percebemos o encadeamento das classes responsáveis por buscar os dados e disparar o alarme.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Figura 29-Fragmento 3-Implementação</w:t>
      </w:r>
    </w:p>
    <w:p w:rsidR="00000000" w:rsidDel="00000000" w:rsidP="00000000" w:rsidRDefault="00000000" w:rsidRPr="00000000" w14:paraId="000000EF">
      <w:pPr>
        <w:pStyle w:val="Heading3"/>
        <w:jc w:val="center"/>
        <w:rPr/>
      </w:pPr>
      <w:r w:rsidDel="00000000" w:rsidR="00000000" w:rsidRPr="00000000">
        <w:rPr/>
        <w:drawing>
          <wp:inline distB="0" distT="0" distL="0" distR="0">
            <wp:extent cx="5378756" cy="2027705"/>
            <wp:effectExtent b="12700" l="12700" r="12700" t="12700"/>
            <wp:docPr id="8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Style w:val="Heading3"/>
        <w:jc w:val="right"/>
        <w:rPr/>
      </w:pPr>
      <w:r w:rsidDel="00000000" w:rsidR="00000000" w:rsidRPr="00000000">
        <w:rPr>
          <w:rtl w:val="0"/>
        </w:rPr>
      </w:r>
    </w:p>
    <w:p w:rsidR="00000000" w:rsidDel="00000000" w:rsidP="00000000" w:rsidRDefault="00000000" w:rsidRPr="00000000" w14:paraId="000000F1">
      <w:pPr>
        <w:shd w:fill="ffffff" w:val="clear"/>
        <w:spacing w:after="0" w:line="240" w:lineRule="auto"/>
        <w:jc w:val="center"/>
        <w:rPr/>
      </w:pPr>
      <w:r w:rsidDel="00000000" w:rsidR="00000000" w:rsidRPr="00000000">
        <w:rPr>
          <w:rFonts w:ascii="Arial" w:cs="Arial" w:eastAsia="Arial" w:hAnsi="Arial"/>
          <w:sz w:val="20"/>
          <w:szCs w:val="20"/>
          <w:rtl w:val="0"/>
        </w:rPr>
        <w:t xml:space="preserve">Autor: Aplicativo AMU</w:t>
      </w:r>
      <w:r w:rsidDel="00000000" w:rsidR="00000000" w:rsidRPr="00000000">
        <w:rPr>
          <w:rtl w:val="0"/>
        </w:rPr>
      </w:r>
    </w:p>
    <w:p w:rsidR="00000000" w:rsidDel="00000000" w:rsidP="00000000" w:rsidRDefault="00000000" w:rsidRPr="00000000" w14:paraId="000000F2">
      <w:pPr>
        <w:pStyle w:val="Heading3"/>
        <w:jc w:val="right"/>
        <w:rPr/>
      </w:pPr>
      <w:r w:rsidDel="00000000" w:rsidR="00000000" w:rsidRPr="00000000">
        <w:rPr>
          <w:rtl w:val="0"/>
        </w:rPr>
      </w:r>
    </w:p>
    <w:p w:rsidR="00000000" w:rsidDel="00000000" w:rsidP="00000000" w:rsidRDefault="00000000" w:rsidRPr="00000000" w14:paraId="000000F3">
      <w:pPr>
        <w:pStyle w:val="Heading3"/>
        <w:jc w:val="right"/>
        <w:rPr/>
      </w:pPr>
      <w:r w:rsidDel="00000000" w:rsidR="00000000" w:rsidRPr="00000000">
        <w:rPr>
          <w:rtl w:val="0"/>
        </w:rPr>
      </w:r>
    </w:p>
    <w:p w:rsidR="00000000" w:rsidDel="00000000" w:rsidP="00000000" w:rsidRDefault="00000000" w:rsidRPr="00000000" w14:paraId="000000F4">
      <w:pPr>
        <w:pStyle w:val="Heading3"/>
        <w:jc w:val="right"/>
        <w:rPr/>
      </w:pPr>
      <w:r w:rsidDel="00000000" w:rsidR="00000000" w:rsidRPr="00000000">
        <w:rPr>
          <w:rtl w:val="0"/>
        </w:rPr>
      </w:r>
    </w:p>
    <w:p w:rsidR="00000000" w:rsidDel="00000000" w:rsidP="00000000" w:rsidRDefault="00000000" w:rsidRPr="00000000" w14:paraId="000000F5">
      <w:pPr>
        <w:pStyle w:val="Heading3"/>
        <w:jc w:val="right"/>
        <w:rPr/>
      </w:pPr>
      <w:r w:rsidDel="00000000" w:rsidR="00000000" w:rsidRPr="00000000">
        <w:rPr>
          <w:rtl w:val="0"/>
        </w:rPr>
      </w:r>
    </w:p>
    <w:p w:rsidR="00000000" w:rsidDel="00000000" w:rsidP="00000000" w:rsidRDefault="00000000" w:rsidRPr="00000000" w14:paraId="000000F6">
      <w:pPr>
        <w:pStyle w:val="Heading3"/>
        <w:jc w:val="right"/>
        <w:rPr/>
      </w:pPr>
      <w:r w:rsidDel="00000000" w:rsidR="00000000" w:rsidRPr="00000000">
        <w:rPr>
          <w:rtl w:val="0"/>
        </w:rPr>
      </w:r>
    </w:p>
    <w:p w:rsidR="00000000" w:rsidDel="00000000" w:rsidP="00000000" w:rsidRDefault="00000000" w:rsidRPr="00000000" w14:paraId="000000F7">
      <w:pPr>
        <w:pStyle w:val="Heading3"/>
        <w:jc w:val="right"/>
        <w:rPr/>
      </w:pPr>
      <w:r w:rsidDel="00000000" w:rsidR="00000000" w:rsidRPr="00000000">
        <w:rPr>
          <w:rtl w:val="0"/>
        </w:rPr>
      </w:r>
    </w:p>
    <w:p w:rsidR="00000000" w:rsidDel="00000000" w:rsidP="00000000" w:rsidRDefault="00000000" w:rsidRPr="00000000" w14:paraId="000000F8">
      <w:pPr>
        <w:pStyle w:val="Heading3"/>
        <w:jc w:val="right"/>
        <w:rPr/>
      </w:pPr>
      <w:r w:rsidDel="00000000" w:rsidR="00000000" w:rsidRPr="00000000">
        <w:rPr>
          <w:rtl w:val="0"/>
        </w:rPr>
      </w:r>
    </w:p>
    <w:p w:rsidR="00000000" w:rsidDel="00000000" w:rsidP="00000000" w:rsidRDefault="00000000" w:rsidRPr="00000000" w14:paraId="000000F9">
      <w:pPr>
        <w:pStyle w:val="Heading3"/>
        <w:jc w:val="right"/>
        <w:rPr/>
      </w:pPr>
      <w:r w:rsidDel="00000000" w:rsidR="00000000" w:rsidRPr="00000000">
        <w:rPr>
          <w:rtl w:val="0"/>
        </w:rPr>
      </w:r>
    </w:p>
    <w:p w:rsidR="00000000" w:rsidDel="00000000" w:rsidP="00000000" w:rsidRDefault="00000000" w:rsidRPr="00000000" w14:paraId="000000FA">
      <w:pPr>
        <w:pStyle w:val="Heading3"/>
        <w:jc w:val="right"/>
        <w:rPr/>
      </w:pPr>
      <w:r w:rsidDel="00000000" w:rsidR="00000000" w:rsidRPr="00000000">
        <w:rPr>
          <w:rtl w:val="0"/>
        </w:rPr>
      </w:r>
    </w:p>
    <w:p w:rsidR="00000000" w:rsidDel="00000000" w:rsidP="00000000" w:rsidRDefault="00000000" w:rsidRPr="00000000" w14:paraId="000000FB">
      <w:pPr>
        <w:pStyle w:val="Heading3"/>
        <w:jc w:val="right"/>
        <w:rPr/>
      </w:pPr>
      <w:r w:rsidDel="00000000" w:rsidR="00000000" w:rsidRPr="00000000">
        <w:rPr>
          <w:rtl w:val="0"/>
        </w:rPr>
      </w:r>
    </w:p>
    <w:p w:rsidR="00000000" w:rsidDel="00000000" w:rsidP="00000000" w:rsidRDefault="00000000" w:rsidRPr="00000000" w14:paraId="000000FC">
      <w:pPr>
        <w:pStyle w:val="Heading3"/>
        <w:jc w:val="right"/>
        <w:rPr/>
      </w:pPr>
      <w:r w:rsidDel="00000000" w:rsidR="00000000" w:rsidRPr="00000000">
        <w:rPr>
          <w:rtl w:val="0"/>
        </w:rPr>
      </w:r>
    </w:p>
    <w:p w:rsidR="00000000" w:rsidDel="00000000" w:rsidP="00000000" w:rsidRDefault="00000000" w:rsidRPr="00000000" w14:paraId="000000FD">
      <w:pPr>
        <w:pStyle w:val="Heading3"/>
        <w:jc w:val="right"/>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jc w:val="right"/>
        <w:rPr/>
      </w:pPr>
      <w:r w:rsidDel="00000000" w:rsidR="00000000" w:rsidRPr="00000000">
        <w:rPr>
          <w:rtl w:val="0"/>
        </w:rPr>
      </w:r>
    </w:p>
    <w:p w:rsidR="00000000" w:rsidDel="00000000" w:rsidP="00000000" w:rsidRDefault="00000000" w:rsidRPr="00000000" w14:paraId="00000102">
      <w:pPr>
        <w:pStyle w:val="Heading3"/>
        <w:jc w:val="right"/>
        <w:rPr/>
      </w:pPr>
      <w:r w:rsidDel="00000000" w:rsidR="00000000" w:rsidRPr="00000000">
        <w:rPr>
          <w:rtl w:val="0"/>
        </w:rPr>
      </w:r>
    </w:p>
    <w:p w:rsidR="00000000" w:rsidDel="00000000" w:rsidP="00000000" w:rsidRDefault="00000000" w:rsidRPr="00000000" w14:paraId="00000103">
      <w:pPr>
        <w:pStyle w:val="Heading3"/>
        <w:jc w:val="right"/>
        <w:rPr/>
      </w:pPr>
      <w:r w:rsidDel="00000000" w:rsidR="00000000" w:rsidRPr="00000000">
        <w:rPr>
          <w:rtl w:val="0"/>
        </w:rPr>
      </w:r>
    </w:p>
    <w:p w:rsidR="00000000" w:rsidDel="00000000" w:rsidP="00000000" w:rsidRDefault="00000000" w:rsidRPr="00000000" w14:paraId="00000104">
      <w:pPr>
        <w:pStyle w:val="Heading3"/>
        <w:jc w:val="right"/>
        <w:rPr/>
      </w:pPr>
      <w:r w:rsidDel="00000000" w:rsidR="00000000" w:rsidRPr="00000000">
        <w:rPr>
          <w:rtl w:val="0"/>
        </w:rPr>
      </w:r>
    </w:p>
    <w:p w:rsidR="00000000" w:rsidDel="00000000" w:rsidP="00000000" w:rsidRDefault="00000000" w:rsidRPr="00000000" w14:paraId="00000105">
      <w:pPr>
        <w:pStyle w:val="Heading3"/>
        <w:jc w:val="right"/>
        <w:rPr/>
      </w:pPr>
      <w:r w:rsidDel="00000000" w:rsidR="00000000" w:rsidRPr="00000000">
        <w:rPr>
          <w:rtl w:val="0"/>
        </w:rPr>
      </w:r>
    </w:p>
    <w:p w:rsidR="00000000" w:rsidDel="00000000" w:rsidP="00000000" w:rsidRDefault="00000000" w:rsidRPr="00000000" w14:paraId="00000106">
      <w:pPr>
        <w:pStyle w:val="Heading3"/>
        <w:ind w:left="0" w:firstLine="0"/>
        <w:rPr>
          <w:rFonts w:ascii="Arial" w:cs="Arial" w:eastAsia="Arial" w:hAnsi="Arial"/>
          <w:sz w:val="28"/>
          <w:szCs w:val="28"/>
        </w:rPr>
      </w:pPr>
      <w:bookmarkStart w:colFirst="0" w:colLast="0" w:name="_heading=h.2xy089gaqzpv" w:id="0"/>
      <w:bookmarkEnd w:id="0"/>
      <w:r w:rsidDel="00000000" w:rsidR="00000000" w:rsidRPr="00000000">
        <w:rPr>
          <w:rFonts w:ascii="Arial" w:cs="Arial" w:eastAsia="Arial" w:hAnsi="Arial"/>
          <w:sz w:val="28"/>
          <w:szCs w:val="28"/>
          <w:rtl w:val="0"/>
        </w:rPr>
        <w:t xml:space="preserve">3.6.1.5. Detalhes do Medicamento</w:t>
      </w:r>
      <w:r w:rsidDel="00000000" w:rsidR="00000000" w:rsidRPr="00000000">
        <w:rPr>
          <w:rtl w:val="0"/>
        </w:rPr>
      </w:r>
    </w:p>
    <w:p w:rsidR="00000000" w:rsidDel="00000000" w:rsidP="00000000" w:rsidRDefault="00000000" w:rsidRPr="00000000" w14:paraId="0000010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108">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8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10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10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10D">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86"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0E">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10F">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110">
      <w:pPr>
        <w:jc w:val="center"/>
        <w:rPr/>
      </w:pPr>
      <w:r w:rsidDel="00000000" w:rsidR="00000000" w:rsidRPr="00000000">
        <w:rPr>
          <w:rtl w:val="0"/>
        </w:rPr>
        <w:t xml:space="preserve">Figura 32-Sinalizar Dose Utilizada</w:t>
      </w:r>
    </w:p>
    <w:p w:rsidR="00000000" w:rsidDel="00000000" w:rsidP="00000000" w:rsidRDefault="00000000" w:rsidRPr="00000000" w14:paraId="00000111">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7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12">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Autor: Android Studio</w:t>
      </w:r>
      <w:r w:rsidDel="00000000" w:rsidR="00000000" w:rsidRPr="00000000">
        <w:rPr>
          <w:rtl w:val="0"/>
        </w:rPr>
      </w:r>
    </w:p>
    <w:p w:rsidR="00000000" w:rsidDel="00000000" w:rsidP="00000000" w:rsidRDefault="00000000" w:rsidRPr="00000000" w14:paraId="0000011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114">
      <w:pPr>
        <w:numPr>
          <w:ilvl w:val="0"/>
          <w:numId w:val="9"/>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demonstra um horário ativo de um medicamento.</w:t>
      </w:r>
    </w:p>
    <w:p w:rsidR="00000000" w:rsidDel="00000000" w:rsidP="00000000" w:rsidRDefault="00000000" w:rsidRPr="00000000" w14:paraId="00000115">
      <w:pPr>
        <w:numPr>
          <w:ilvl w:val="0"/>
          <w:numId w:val="9"/>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116">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do saldo atual pela quantidade utilizada.Também fará um registro com o horário da utilização. Os dois fragmentos da tela demonstram o que foi falado no texto acima.</w:t>
      </w:r>
    </w:p>
    <w:p w:rsidR="00000000" w:rsidDel="00000000" w:rsidP="00000000" w:rsidRDefault="00000000" w:rsidRPr="00000000" w14:paraId="00000117">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exibe o controle de saldo de estoque de um medicamento, o segundo fragmento de tela exibe o registro de uma utilização do medicamento.</w:t>
      </w:r>
    </w:p>
    <w:p w:rsidR="00000000" w:rsidDel="00000000" w:rsidP="00000000" w:rsidRDefault="00000000" w:rsidRPr="00000000" w14:paraId="00000118">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B">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11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34-Horário Ativo de um medicamento</w:t>
      </w:r>
    </w:p>
    <w:p w:rsidR="00000000" w:rsidDel="00000000" w:rsidP="00000000" w:rsidRDefault="00000000" w:rsidRPr="00000000" w14:paraId="00000122">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06" name="image54.png"/>
            <a:graphic>
              <a:graphicData uri="http://schemas.openxmlformats.org/drawingml/2006/picture">
                <pic:pic>
                  <pic:nvPicPr>
                    <pic:cNvPr id="0" name="image54.png"/>
                    <pic:cNvPicPr preferRelativeResize="0"/>
                  </pic:nvPicPr>
                  <pic:blipFill>
                    <a:blip r:embed="rId41"/>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rtl w:val="0"/>
        </w:rPr>
        <w:t xml:space="preserve">Figura 35-Lista de Estoque</w:t>
      </w:r>
    </w:p>
    <w:p w:rsidR="00000000" w:rsidDel="00000000" w:rsidP="00000000" w:rsidRDefault="00000000" w:rsidRPr="00000000" w14:paraId="00000127">
      <w:pPr>
        <w:jc w:val="center"/>
        <w:rPr/>
      </w:pPr>
      <w:r w:rsidDel="00000000" w:rsidR="00000000" w:rsidRPr="00000000">
        <w:rPr/>
        <w:drawing>
          <wp:inline distB="0" distT="0" distL="0" distR="0">
            <wp:extent cx="3898125" cy="1885950"/>
            <wp:effectExtent b="12700" l="12700" r="12700" t="12700"/>
            <wp:docPr id="8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t xml:space="preserve">Fonte: Aplicativo AMU</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Figura 36-Lista de Utilizações</w:t>
      </w:r>
    </w:p>
    <w:p w:rsidR="00000000" w:rsidDel="00000000" w:rsidP="00000000" w:rsidRDefault="00000000" w:rsidRPr="00000000" w14:paraId="0000012B">
      <w:pPr>
        <w:jc w:val="center"/>
        <w:rPr/>
      </w:pPr>
      <w:r w:rsidDel="00000000" w:rsidR="00000000" w:rsidRPr="00000000">
        <w:rPr/>
        <w:drawing>
          <wp:inline distB="0" distT="0" distL="0" distR="0">
            <wp:extent cx="4679138" cy="1495425"/>
            <wp:effectExtent b="12700" l="12700" r="12700" t="12700"/>
            <wp:docPr id="95"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Fonte: </w:t>
        <w:tab/>
        <w:t xml:space="preserve">Aplicativo AMU</w:t>
      </w:r>
    </w:p>
    <w:p w:rsidR="00000000" w:rsidDel="00000000" w:rsidP="00000000" w:rsidRDefault="00000000" w:rsidRPr="00000000" w14:paraId="0000012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Funcionalidade importante para usuários idosos já que a cor do medicamento pode ajudar a selecionar facilmente qual o medicamento. Ao clicar no botão da figura 37, uma paleta simples de cores será exibida (figura 38). A lista de cores é reduzida para tornar mais simples o processo.</w:t>
      </w:r>
    </w:p>
    <w:p w:rsidR="00000000" w:rsidDel="00000000" w:rsidP="00000000" w:rsidRDefault="00000000" w:rsidRPr="00000000" w14:paraId="0000012E">
      <w:pPr>
        <w:jc w:val="center"/>
        <w:rPr/>
      </w:pPr>
      <w:r w:rsidDel="00000000" w:rsidR="00000000" w:rsidRPr="00000000">
        <w:rPr>
          <w:rtl w:val="0"/>
        </w:rPr>
        <w:t xml:space="preserve">Figura 37-Exibir lista de Cores</w:t>
      </w: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0" distT="0" distL="0" distR="0">
            <wp:extent cx="1974038" cy="438150"/>
            <wp:effectExtent b="0" l="0" r="0" t="0"/>
            <wp:docPr id="8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Autor: Aplicativo AMU</w:t>
      </w:r>
    </w:p>
    <w:p w:rsidR="00000000" w:rsidDel="00000000" w:rsidP="00000000" w:rsidRDefault="00000000" w:rsidRPr="00000000" w14:paraId="00000131">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w:t>
      </w:r>
    </w:p>
    <w:p w:rsidR="00000000" w:rsidDel="00000000" w:rsidP="00000000" w:rsidRDefault="00000000" w:rsidRPr="00000000" w14:paraId="00000132">
      <w:pPr>
        <w:jc w:val="center"/>
        <w:rPr/>
      </w:pPr>
      <w:r w:rsidDel="00000000" w:rsidR="00000000" w:rsidRPr="00000000">
        <w:rPr>
          <w:rtl w:val="0"/>
        </w:rPr>
        <w:t xml:space="preserve">Figura 38-Paleta de Cores</w:t>
      </w:r>
    </w:p>
    <w:p w:rsidR="00000000" w:rsidDel="00000000" w:rsidP="00000000" w:rsidRDefault="00000000" w:rsidRPr="00000000" w14:paraId="00000133">
      <w:pPr>
        <w:jc w:val="center"/>
        <w:rPr/>
      </w:pPr>
      <w:r w:rsidDel="00000000" w:rsidR="00000000" w:rsidRPr="00000000">
        <w:rPr/>
        <w:drawing>
          <wp:inline distB="0" distT="0" distL="114300" distR="114300">
            <wp:extent cx="1829887" cy="2930572"/>
            <wp:effectExtent b="0" l="0" r="0" t="0"/>
            <wp:docPr id="87"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Autor: Aplicativo AMU</w:t>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Fonts w:ascii="Arial" w:cs="Arial" w:eastAsia="Arial" w:hAnsi="Arial"/>
          <w:sz w:val="24"/>
          <w:szCs w:val="24"/>
          <w:rtl w:val="0"/>
        </w:rPr>
        <w:t xml:space="preserve">A funcionalidade a seguir, ao clicar no botão da figura 39, tem o objetivo de dar entrada no estoque de medicamentos. Com base no que foi informado na caixa de texto “estoque” será adicionado no saldo atual. </w:t>
      </w:r>
      <w:r w:rsidDel="00000000" w:rsidR="00000000" w:rsidRPr="00000000">
        <w:rPr>
          <w:rtl w:val="0"/>
        </w:rPr>
      </w:r>
    </w:p>
    <w:p w:rsidR="00000000" w:rsidDel="00000000" w:rsidP="00000000" w:rsidRDefault="00000000" w:rsidRPr="00000000" w14:paraId="0000013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39-Entrada de Estoque</w:t>
      </w:r>
      <w:r w:rsidDel="00000000" w:rsidR="00000000" w:rsidRPr="00000000">
        <w:rPr>
          <w:rtl w:val="0"/>
        </w:rPr>
      </w:r>
    </w:p>
    <w:p w:rsidR="00000000" w:rsidDel="00000000" w:rsidP="00000000" w:rsidRDefault="00000000" w:rsidRPr="00000000" w14:paraId="00000138">
      <w:pPr>
        <w:jc w:val="cente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7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3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Autor: Aplicativo AMU</w:t>
      </w:r>
    </w:p>
    <w:p w:rsidR="00000000" w:rsidDel="00000000" w:rsidP="00000000" w:rsidRDefault="00000000" w:rsidRPr="00000000" w14:paraId="0000013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a seguir, ao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13B">
      <w:pPr>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13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13D">
      <w:pPr>
        <w:jc w:val="center"/>
        <w:rPr/>
      </w:pPr>
      <w:r w:rsidDel="00000000" w:rsidR="00000000" w:rsidRPr="00000000">
        <w:rPr/>
        <w:drawing>
          <wp:inline distB="0" distT="0" distL="0" distR="0">
            <wp:extent cx="734400" cy="194400"/>
            <wp:effectExtent b="0" l="0" r="0" t="0"/>
            <wp:docPr id="7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sz w:val="20"/>
          <w:szCs w:val="20"/>
        </w:rPr>
      </w:pPr>
      <w:r w:rsidDel="00000000" w:rsidR="00000000" w:rsidRPr="00000000">
        <w:rPr>
          <w:sz w:val="20"/>
          <w:szCs w:val="20"/>
          <w:rtl w:val="0"/>
        </w:rPr>
        <w:t xml:space="preserve">Autor: Aplicativo AMU</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a seguir, ao clicar no botão da figura 41, tem a finalidade de abrir o cadastro de horário.</w:t>
      </w:r>
    </w:p>
    <w:p w:rsidR="00000000" w:rsidDel="00000000" w:rsidP="00000000" w:rsidRDefault="00000000" w:rsidRPr="00000000" w14:paraId="00000141">
      <w:pPr>
        <w:jc w:val="center"/>
        <w:rPr/>
      </w:pPr>
      <w:r w:rsidDel="00000000" w:rsidR="00000000" w:rsidRPr="00000000">
        <w:rPr>
          <w:rtl w:val="0"/>
        </w:rPr>
        <w:t xml:space="preserve">Figura 41-Cadastro de Horário</w:t>
      </w:r>
    </w:p>
    <w:p w:rsidR="00000000" w:rsidDel="00000000" w:rsidP="00000000" w:rsidRDefault="00000000" w:rsidRPr="00000000" w14:paraId="00000142">
      <w:pPr>
        <w:jc w:val="center"/>
        <w:rPr/>
      </w:pPr>
      <w:r w:rsidDel="00000000" w:rsidR="00000000" w:rsidRPr="00000000">
        <w:rPr/>
        <w:drawing>
          <wp:inline distB="0" distT="0" distL="0" distR="0">
            <wp:extent cx="619484" cy="604302"/>
            <wp:effectExtent b="0" l="0" r="0" t="0"/>
            <wp:docPr id="72"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acima em sua maioria tem um correspondente para dar suporte através dos comandos de voz.</w:t>
      </w:r>
    </w:p>
    <w:p w:rsidR="00000000" w:rsidDel="00000000" w:rsidP="00000000" w:rsidRDefault="00000000" w:rsidRPr="00000000" w14:paraId="0000014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Comandos de voz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14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de voz</w:t>
      </w:r>
    </w:p>
    <w:p w:rsidR="00000000" w:rsidDel="00000000" w:rsidP="00000000" w:rsidRDefault="00000000" w:rsidRPr="00000000" w14:paraId="00000148">
      <w:pPr>
        <w:jc w:val="center"/>
        <w:rPr/>
      </w:pPr>
      <w:r w:rsidDel="00000000" w:rsidR="00000000" w:rsidRPr="00000000">
        <w:rPr/>
        <w:drawing>
          <wp:inline distB="0" distT="0" distL="114300" distR="114300">
            <wp:extent cx="409575" cy="409575"/>
            <wp:effectExtent b="0" l="0" r="0" t="0"/>
            <wp:docPr descr="Falando - ícones de pessoas grátis" id="74" name="image6.png"/>
            <a:graphic>
              <a:graphicData uri="http://schemas.openxmlformats.org/drawingml/2006/picture">
                <pic:pic>
                  <pic:nvPicPr>
                    <pic:cNvPr descr="Falando - ícones de pessoas grátis" id="0" name="image6.png"/>
                    <pic:cNvPicPr preferRelativeResize="0"/>
                  </pic:nvPicPr>
                  <pic:blipFill>
                    <a:blip r:embed="rId29"/>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4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3.6.1.6. Comandos Disponíveis</w:t>
      </w:r>
      <w:r w:rsidDel="00000000" w:rsidR="00000000" w:rsidRPr="00000000">
        <w:rPr>
          <w:rtl w:val="0"/>
        </w:rPr>
      </w:r>
    </w:p>
    <w:p w:rsidR="00000000" w:rsidDel="00000000" w:rsidP="00000000" w:rsidRDefault="00000000" w:rsidRPr="00000000" w14:paraId="0000014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de voz disponíveis </w:t>
      </w:r>
    </w:p>
    <w:p w:rsidR="00000000" w:rsidDel="00000000" w:rsidP="00000000" w:rsidRDefault="00000000" w:rsidRPr="00000000" w14:paraId="0000014D">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14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SAMU fará a leitura dos dados principais do último horário cadastrado se houver. Caso não exista, o usuário receberá a informação também por voz.</w:t>
      </w:r>
    </w:p>
    <w:p w:rsidR="00000000" w:rsidDel="00000000" w:rsidP="00000000" w:rsidRDefault="00000000" w:rsidRPr="00000000" w14:paraId="0000014F">
      <w:pPr>
        <w:numPr>
          <w:ilvl w:val="0"/>
          <w:numId w:val="1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15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Utilização. Porém informará o resultado da ação por voz para o usuário ter certeza que utilizou o remédio certo.</w:t>
      </w:r>
    </w:p>
    <w:p w:rsidR="00000000" w:rsidDel="00000000" w:rsidP="00000000" w:rsidRDefault="00000000" w:rsidRPr="00000000" w14:paraId="00000151">
      <w:pPr>
        <w:numPr>
          <w:ilvl w:val="0"/>
          <w:numId w:val="6"/>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15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153">
      <w:pPr>
        <w:numPr>
          <w:ilvl w:val="0"/>
          <w:numId w:val="1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15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155">
      <w:pPr>
        <w:numPr>
          <w:ilvl w:val="0"/>
          <w:numId w:val="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15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157">
      <w:pPr>
        <w:numPr>
          <w:ilvl w:val="0"/>
          <w:numId w:val="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15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15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de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16B">
      <w:pPr>
        <w:jc w:val="center"/>
        <w:rPr/>
      </w:pPr>
      <w:r w:rsidDel="00000000" w:rsidR="00000000" w:rsidRPr="00000000">
        <w:rPr>
          <w:rtl w:val="0"/>
        </w:rPr>
        <w:t xml:space="preserve">Figura 43-Fluxo do Reconhecimento de Comandos Por Voz</w:t>
      </w:r>
    </w:p>
    <w:p w:rsidR="00000000" w:rsidDel="00000000" w:rsidP="00000000" w:rsidRDefault="00000000" w:rsidRPr="00000000" w14:paraId="0000016C">
      <w:pPr>
        <w:jc w:val="center"/>
        <w:rPr/>
      </w:pPr>
      <w:r w:rsidDel="00000000" w:rsidR="00000000" w:rsidRPr="00000000">
        <w:rPr/>
        <w:drawing>
          <wp:inline distB="0" distT="0" distL="0" distR="0">
            <wp:extent cx="5400040" cy="4753610"/>
            <wp:effectExtent b="12700" l="12700" r="12700" t="12700"/>
            <wp:docPr id="58" name="image2.jpg"/>
            <a:graphic>
              <a:graphicData uri="http://schemas.openxmlformats.org/drawingml/2006/picture">
                <pic:pic>
                  <pic:nvPicPr>
                    <pic:cNvPr id="0" name="image2.jpg"/>
                    <pic:cNvPicPr preferRelativeResize="0"/>
                  </pic:nvPicPr>
                  <pic:blipFill>
                    <a:blip r:embed="rId49"/>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Fonte: Autor</w:t>
      </w:r>
    </w:p>
    <w:p w:rsidR="00000000" w:rsidDel="00000000" w:rsidP="00000000" w:rsidRDefault="00000000" w:rsidRPr="00000000" w14:paraId="0000016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LifeCyCle Observer é fundamental no processamento de voz. Para facilitar o desenvolvimento unificamos todas as chamadas de voz para ela. Novamente para conseguir esse objetivo utilizamos o call-back. </w:t>
      </w:r>
    </w:p>
    <w:p w:rsidR="00000000" w:rsidDel="00000000" w:rsidP="00000000" w:rsidRDefault="00000000" w:rsidRPr="00000000" w14:paraId="0000016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callback foi necessário fazer uso do reconhecimento de voz do google identificado através da intenção RecognizerIntent. </w:t>
      </w:r>
    </w:p>
    <w:p w:rsidR="00000000" w:rsidDel="00000000" w:rsidP="00000000" w:rsidRDefault="00000000" w:rsidRPr="00000000" w14:paraId="0000017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intenção tem por base Android Speech API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17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17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imagem acima descreve o processamento de qualquer comando de voz realizado pelo usuário. Vamos descrever agora o comando de voz “REMÉDIO UTILIZADO”. Vamos tentar relacionar cada etapa das classes.Conforme o fragmento 1 (figura 44) de código java implementamos a interface Gerente Serviços Listener que terá o papel de dar suporte de call-back. </w:t>
      </w:r>
    </w:p>
    <w:p w:rsidR="00000000" w:rsidDel="00000000" w:rsidP="00000000" w:rsidRDefault="00000000" w:rsidRPr="00000000" w14:paraId="00000173">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6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7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17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177">
      <w:pPr>
        <w:jc w:val="center"/>
        <w:rPr/>
      </w:pPr>
      <w:r w:rsidDel="00000000" w:rsidR="00000000" w:rsidRPr="00000000">
        <w:rPr/>
        <w:drawing>
          <wp:inline distB="0" distT="0" distL="0" distR="0">
            <wp:extent cx="5630363" cy="361950"/>
            <wp:effectExtent b="12700" l="12700" r="12700" t="12700"/>
            <wp:docPr id="5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17B">
      <w:pPr>
        <w:jc w:val="center"/>
        <w:rPr/>
      </w:pPr>
      <w:r w:rsidDel="00000000" w:rsidR="00000000" w:rsidRPr="00000000">
        <w:rPr>
          <w:rtl w:val="0"/>
        </w:rPr>
        <w:t xml:space="preserve">Figura 46-Fragmento 3</w:t>
      </w:r>
    </w:p>
    <w:p w:rsidR="00000000" w:rsidDel="00000000" w:rsidP="00000000" w:rsidRDefault="00000000" w:rsidRPr="00000000" w14:paraId="0000017C">
      <w:pPr>
        <w:jc w:val="center"/>
        <w:rPr/>
      </w:pPr>
      <w:r w:rsidDel="00000000" w:rsidR="00000000" w:rsidRPr="00000000">
        <w:rPr/>
        <w:drawing>
          <wp:inline distB="0" distT="0" distL="0" distR="0">
            <wp:extent cx="5295900" cy="3626732"/>
            <wp:effectExtent b="12700" l="12700" r="12700" t="12700"/>
            <wp:docPr id="60"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t xml:space="preserve">Autor: Aplicativo AMU</w:t>
      </w:r>
    </w:p>
    <w:p w:rsidR="00000000" w:rsidDel="00000000" w:rsidP="00000000" w:rsidRDefault="00000000" w:rsidRPr="00000000" w14:paraId="0000017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 aparece com o símbolo característico da imagem abaixo.</w:t>
      </w:r>
    </w:p>
    <w:p w:rsidR="00000000" w:rsidDel="00000000" w:rsidP="00000000" w:rsidRDefault="00000000" w:rsidRPr="00000000" w14:paraId="0000017F">
      <w:pPr>
        <w:rPr/>
      </w:pPr>
      <w:r w:rsidDel="00000000" w:rsidR="00000000" w:rsidRPr="00000000">
        <w:rPr>
          <w:rtl w:val="0"/>
        </w:rPr>
        <w:t xml:space="preserve">Imagem 47</w:t>
      </w:r>
    </w:p>
    <w:p w:rsidR="00000000" w:rsidDel="00000000" w:rsidP="00000000" w:rsidRDefault="00000000" w:rsidRPr="00000000" w14:paraId="0000018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demonstra esse tratamento.</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48-Fragmento 1</w:t>
      </w:r>
    </w:p>
    <w:p w:rsidR="00000000" w:rsidDel="00000000" w:rsidP="00000000" w:rsidRDefault="00000000" w:rsidRPr="00000000" w14:paraId="00000183">
      <w:pPr>
        <w:jc w:val="center"/>
        <w:rPr/>
      </w:pPr>
      <w:r w:rsidDel="00000000" w:rsidR="00000000" w:rsidRPr="00000000">
        <w:rPr/>
        <w:drawing>
          <wp:inline distB="0" distT="0" distL="0" distR="0">
            <wp:extent cx="5400040" cy="4117340"/>
            <wp:effectExtent b="12700" l="12700" r="12700" t="12700"/>
            <wp:docPr id="6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8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18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acima de código o uso da interface Gerente Serviços Listener. Assim que o comando de voz é processado e reconhecido a ação é realizada através do tipo de ação “ACAO_VOZ_DOSE_REALIZADA”.  </w:t>
      </w:r>
    </w:p>
    <w:p w:rsidR="00000000" w:rsidDel="00000000" w:rsidP="00000000" w:rsidRDefault="00000000" w:rsidRPr="00000000" w14:paraId="0000018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é importante destacar que a tela do Android é chamada para resolver essa funcionalidade. </w:t>
      </w:r>
    </w:p>
    <w:p w:rsidR="00000000" w:rsidDel="00000000" w:rsidP="00000000" w:rsidRDefault="00000000" w:rsidRPr="00000000" w14:paraId="00000188">
      <w:pPr>
        <w:ind w:firstLine="720"/>
        <w:jc w:val="both"/>
        <w:rPr/>
      </w:pPr>
      <w:r w:rsidDel="00000000" w:rsidR="00000000" w:rsidRPr="00000000">
        <w:rPr>
          <w:rFonts w:ascii="Arial" w:cs="Arial" w:eastAsia="Arial" w:hAnsi="Arial"/>
          <w:sz w:val="24"/>
          <w:szCs w:val="24"/>
          <w:rtl w:val="0"/>
        </w:rPr>
        <w:t xml:space="preserve">O fragmento abaixo exibe como é feito o processo. Um método para executar Ação da interface do Gerente Serviços Listener implementada pela tela do Android é acionada. O fragmento 2, exibido na figura 49, demonstra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1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18A">
      <w:pPr>
        <w:jc w:val="center"/>
        <w:rPr/>
      </w:pPr>
      <w:r w:rsidDel="00000000" w:rsidR="00000000" w:rsidRPr="00000000">
        <w:rPr/>
        <w:drawing>
          <wp:inline distB="0" distT="0" distL="0" distR="0">
            <wp:extent cx="5400040" cy="1287145"/>
            <wp:effectExtent b="12700" l="12700" r="12700" t="12700"/>
            <wp:docPr id="62"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8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API Retrofit assim como o recurso de callback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18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18E">
      <w:pPr>
        <w:jc w:val="center"/>
        <w:rPr/>
      </w:pPr>
      <w:r w:rsidDel="00000000" w:rsidR="00000000" w:rsidRPr="00000000">
        <w:rPr>
          <w:rtl w:val="0"/>
        </w:rPr>
        <w:t xml:space="preserve">Figura 50-Pesquisa da ANVISA</w:t>
      </w: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0" distT="0" distL="0" distR="0">
            <wp:extent cx="2590800" cy="2923995"/>
            <wp:effectExtent b="12700" l="12700" r="12700" t="12700"/>
            <wp:docPr id="63"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t xml:space="preserve">Fonte: Aplicativo AMU</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obtidos.na figura 51.</w:t>
      </w:r>
    </w:p>
    <w:p w:rsidR="00000000" w:rsidDel="00000000" w:rsidP="00000000" w:rsidRDefault="00000000" w:rsidRPr="00000000" w14:paraId="00000193">
      <w:pPr>
        <w:jc w:val="center"/>
        <w:rPr/>
      </w:pPr>
      <w:r w:rsidDel="00000000" w:rsidR="00000000" w:rsidRPr="00000000">
        <w:rPr>
          <w:rtl w:val="0"/>
        </w:rPr>
        <w:t xml:space="preserve">Figura 51-Detalhes da Bula ANVISA - Parte 1</w:t>
      </w:r>
    </w:p>
    <w:p w:rsidR="00000000" w:rsidDel="00000000" w:rsidP="00000000" w:rsidRDefault="00000000" w:rsidRPr="00000000" w14:paraId="00000194">
      <w:pPr>
        <w:jc w:val="center"/>
        <w:rPr/>
      </w:pPr>
      <w:r w:rsidDel="00000000" w:rsidR="00000000" w:rsidRPr="00000000">
        <w:rPr/>
        <w:drawing>
          <wp:inline distB="0" distT="0" distL="0" distR="0">
            <wp:extent cx="2591753" cy="3248025"/>
            <wp:effectExtent b="12700" l="12700" r="12700" t="12700"/>
            <wp:docPr id="64"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t xml:space="preserve">Fonte: Aplicativo AMU</w:t>
      </w:r>
    </w:p>
    <w:p w:rsidR="00000000" w:rsidDel="00000000" w:rsidP="00000000" w:rsidRDefault="00000000" w:rsidRPr="00000000" w14:paraId="0000019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197">
      <w:pPr>
        <w:jc w:val="center"/>
        <w:rPr/>
      </w:pPr>
      <w:r w:rsidDel="00000000" w:rsidR="00000000" w:rsidRPr="00000000">
        <w:rPr>
          <w:rtl w:val="0"/>
        </w:rPr>
        <w:t xml:space="preserve">Figura 52-Detalhes da Bula ANVISA - Parte 2</w:t>
      </w:r>
    </w:p>
    <w:p w:rsidR="00000000" w:rsidDel="00000000" w:rsidP="00000000" w:rsidRDefault="00000000" w:rsidRPr="00000000" w14:paraId="00000198">
      <w:pPr>
        <w:jc w:val="center"/>
        <w:rPr/>
      </w:pPr>
      <w:r w:rsidDel="00000000" w:rsidR="00000000" w:rsidRPr="00000000">
        <w:rPr/>
        <w:drawing>
          <wp:inline distB="0" distT="0" distL="0" distR="0">
            <wp:extent cx="2619375" cy="2950030"/>
            <wp:effectExtent b="12700" l="12700" r="12700" t="12700"/>
            <wp:docPr id="65"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Fonte: Aplicativo AMU</w:t>
      </w:r>
    </w:p>
    <w:p w:rsidR="00000000" w:rsidDel="00000000" w:rsidP="00000000" w:rsidRDefault="00000000" w:rsidRPr="00000000" w14:paraId="0000019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próxima imagem na figura 53 demonstra esse recurso.</w:t>
      </w:r>
    </w:p>
    <w:p w:rsidR="00000000" w:rsidDel="00000000" w:rsidP="00000000" w:rsidRDefault="00000000" w:rsidRPr="00000000" w14:paraId="000001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19C">
      <w:pPr>
        <w:jc w:val="center"/>
        <w:rPr/>
      </w:pPr>
      <w:r w:rsidDel="00000000" w:rsidR="00000000" w:rsidRPr="00000000">
        <w:rPr/>
        <w:drawing>
          <wp:inline distB="0" distT="0" distL="0" distR="0">
            <wp:extent cx="2066400" cy="3308400"/>
            <wp:effectExtent b="12700" l="12700" r="12700" t="12700"/>
            <wp:docPr id="66"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9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de detalhe do medicamento anteriormente não será necessário  o detalhamento da tela. O usuário deverá apenas complementar as informações de apelido, cor, quantidade por embalagem e horário. Após isso clique no botão confirmar.</w:t>
      </w:r>
    </w:p>
    <w:p w:rsidR="00000000" w:rsidDel="00000000" w:rsidP="00000000" w:rsidRDefault="00000000" w:rsidRPr="00000000" w14:paraId="0000019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1A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1A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1A3">
      <w:pPr>
        <w:ind w:firstLine="720"/>
        <w:jc w:val="both"/>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r w:rsidDel="00000000" w:rsidR="00000000" w:rsidRPr="00000000">
        <w:rPr>
          <w:rtl w:val="0"/>
        </w:rPr>
      </w:r>
    </w:p>
    <w:p w:rsidR="00000000" w:rsidDel="00000000" w:rsidP="00000000" w:rsidRDefault="00000000" w:rsidRPr="00000000" w14:paraId="000001A4">
      <w:pPr>
        <w:ind w:firstLine="720"/>
        <w:jc w:val="both"/>
        <w:rPr/>
      </w:pPr>
      <w:r w:rsidDel="00000000" w:rsidR="00000000" w:rsidRPr="00000000">
        <w:rPr>
          <w:rFonts w:ascii="Arial" w:cs="Arial" w:eastAsia="Arial" w:hAnsi="Arial"/>
          <w:sz w:val="24"/>
          <w:szCs w:val="24"/>
          <w:rtl w:val="0"/>
        </w:rPr>
        <w:t xml:space="preserve">Uma solicitação consiste em um endpoint (a URL que você solicita), um método, que define o tipo de solicitação enviada ao servidor; cabeçalhos, que representam os metadados; e dados.</w:t>
      </w:r>
      <w:r w:rsidDel="00000000" w:rsidR="00000000" w:rsidRPr="00000000">
        <w:rPr>
          <w:rtl w:val="0"/>
        </w:rPr>
      </w:r>
    </w:p>
    <w:p w:rsidR="00000000" w:rsidDel="00000000" w:rsidP="00000000" w:rsidRDefault="00000000" w:rsidRPr="00000000" w14:paraId="000001A5">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abaixo demonstra isso, com as definições.</w:t>
      </w:r>
    </w:p>
    <w:p w:rsidR="00000000" w:rsidDel="00000000" w:rsidP="00000000" w:rsidRDefault="00000000" w:rsidRPr="00000000" w14:paraId="000001A6">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0"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Abaixo temos uma imagem (figura 55) que exibe a estrutura da camada de Api-integração.</w:t>
      </w:r>
    </w:p>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55-Estrutura do Pacote de Integração Bulário Eletrônico</w:t>
      </w:r>
    </w:p>
    <w:p w:rsidR="00000000" w:rsidDel="00000000" w:rsidP="00000000" w:rsidRDefault="00000000" w:rsidRPr="00000000" w14:paraId="000001B8">
      <w:pPr>
        <w:jc w:val="center"/>
        <w:rPr/>
      </w:pPr>
      <w:r w:rsidDel="00000000" w:rsidR="00000000" w:rsidRPr="00000000">
        <w:rPr/>
        <w:drawing>
          <wp:inline distB="0" distT="0" distL="0" distR="0">
            <wp:extent cx="3857625" cy="3219450"/>
            <wp:effectExtent b="12700" l="12700" r="12700" t="12700"/>
            <wp:docPr id="102"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Aplicativo AMU</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3.7. Banco de Dados Firebase</w:t>
      </w:r>
    </w:p>
    <w:p w:rsidR="00000000" w:rsidDel="00000000" w:rsidP="00000000" w:rsidRDefault="00000000" w:rsidRPr="00000000" w14:paraId="000001C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para armazenar os dados do banco de dados Firebase.O Firebase Realtime Database é um banco de dados hospedado na nuvem. Os dados são armazenados como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C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Firebase Realtime Database permite criar aplicativos avançados e colaborativos, permitindo acesso seguro ao banco de dados diretamente do código do lado do cliente. Os dados são mantidos localmente e, mesmo offline, os eventos em tempo real continuam a ser acionados, proporcionando ao usuário final uma experiência responsiva. Quando o dispositivo recupera a conexão, o Realtime Database sincroniza as alterações de dados locais com as atualizações remotas que ocorreram enquanto o cliente estava offline, mesclando quaisquer conflitos automaticamente.</w:t>
      </w:r>
    </w:p>
    <w:p w:rsidR="00000000" w:rsidDel="00000000" w:rsidP="00000000" w:rsidRDefault="00000000" w:rsidRPr="00000000" w14:paraId="000001C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fornece uma linguagem de regras flexível e baseada em expressões, chamada Firebase Realtime Database Security Rules, para definir como seus dados devem ser estruturados e quando os dados podem ser lidos ou gravados. Quando integrado ao Firebase Authentication, os desenvolvedores podem definir quem tem acesso a quais dados e como eles podem acessá-los.</w:t>
      </w:r>
    </w:p>
    <w:p w:rsidR="00000000" w:rsidDel="00000000" w:rsidP="00000000" w:rsidRDefault="00000000" w:rsidRPr="00000000" w14:paraId="000001C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C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a estrutura mostrada abaixo não temos encadeamento de tabelas. Essa decisão foi tomada para melhorar a performance conforme recomendado na página do Firebase. Por isso o banco do Aplicativo AMU é plano.</w:t>
      </w:r>
    </w:p>
    <w:p w:rsidR="00000000" w:rsidDel="00000000" w:rsidP="00000000" w:rsidRDefault="00000000" w:rsidRPr="00000000" w14:paraId="000001C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D0">
      <w:pPr>
        <w:rPr>
          <w:b w:val="1"/>
          <w:sz w:val="32"/>
          <w:szCs w:val="32"/>
        </w:rPr>
      </w:pPr>
      <w:r w:rsidDel="00000000" w:rsidR="00000000" w:rsidRPr="00000000">
        <w:rPr>
          <w:rtl w:val="0"/>
        </w:rPr>
      </w:r>
    </w:p>
    <w:p w:rsidR="00000000" w:rsidDel="00000000" w:rsidP="00000000" w:rsidRDefault="00000000" w:rsidRPr="00000000" w14:paraId="000001D1">
      <w:pPr>
        <w:rPr>
          <w:b w:val="1"/>
          <w:sz w:val="32"/>
          <w:szCs w:val="32"/>
        </w:rPr>
      </w:pPr>
      <w:r w:rsidDel="00000000" w:rsidR="00000000" w:rsidRPr="00000000">
        <w:rPr>
          <w:rtl w:val="0"/>
        </w:rPr>
      </w:r>
    </w:p>
    <w:p w:rsidR="00000000" w:rsidDel="00000000" w:rsidP="00000000" w:rsidRDefault="00000000" w:rsidRPr="00000000" w14:paraId="000001D2">
      <w:pPr>
        <w:rPr>
          <w:b w:val="1"/>
          <w:sz w:val="32"/>
          <w:szCs w:val="32"/>
        </w:rPr>
      </w:pPr>
      <w:r w:rsidDel="00000000" w:rsidR="00000000" w:rsidRPr="00000000">
        <w:rPr>
          <w:rtl w:val="0"/>
        </w:rPr>
      </w:r>
    </w:p>
    <w:p w:rsidR="00000000" w:rsidDel="00000000" w:rsidP="00000000" w:rsidRDefault="00000000" w:rsidRPr="00000000" w14:paraId="000001D3">
      <w:pPr>
        <w:rPr>
          <w:b w:val="1"/>
          <w:sz w:val="32"/>
          <w:szCs w:val="32"/>
        </w:rPr>
      </w:pPr>
      <w:r w:rsidDel="00000000" w:rsidR="00000000" w:rsidRPr="00000000">
        <w:rPr>
          <w:rtl w:val="0"/>
        </w:rPr>
      </w:r>
    </w:p>
    <w:p w:rsidR="00000000" w:rsidDel="00000000" w:rsidP="00000000" w:rsidRDefault="00000000" w:rsidRPr="00000000" w14:paraId="000001D4">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3.8. Estrutura de Banco de Dados AMU</w:t>
      </w:r>
    </w:p>
    <w:p w:rsidR="00000000" w:rsidDel="00000000" w:rsidP="00000000" w:rsidRDefault="00000000" w:rsidRPr="00000000" w14:paraId="000001D5">
      <w:pPr>
        <w:jc w:val="center"/>
        <w:rPr>
          <w:sz w:val="24"/>
          <w:szCs w:val="24"/>
        </w:rPr>
      </w:pPr>
      <w:r w:rsidDel="00000000" w:rsidR="00000000" w:rsidRPr="00000000">
        <w:rPr>
          <w:sz w:val="24"/>
          <w:szCs w:val="24"/>
          <w:rtl w:val="0"/>
        </w:rPr>
        <w:t xml:space="preserve">Figura 56-Modelo de Dados</w:t>
      </w:r>
    </w:p>
    <w:p w:rsidR="00000000" w:rsidDel="00000000" w:rsidP="00000000" w:rsidRDefault="00000000" w:rsidRPr="00000000" w14:paraId="000001D6">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3" name="image50.jpg"/>
            <a:graphic>
              <a:graphicData uri="http://schemas.openxmlformats.org/drawingml/2006/picture">
                <pic:pic>
                  <pic:nvPicPr>
                    <pic:cNvPr id="0" name="image50.jpg"/>
                    <pic:cNvPicPr preferRelativeResize="0"/>
                  </pic:nvPicPr>
                  <pic:blipFill>
                    <a:blip r:embed="rId61"/>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jc w:val="center"/>
        <w:rPr>
          <w:b w:val="1"/>
          <w:sz w:val="32"/>
          <w:szCs w:val="32"/>
        </w:rPr>
      </w:pPr>
      <w:r w:rsidDel="00000000" w:rsidR="00000000" w:rsidRPr="00000000">
        <w:rPr>
          <w:sz w:val="24"/>
          <w:szCs w:val="24"/>
          <w:rtl w:val="0"/>
        </w:rPr>
        <w:t xml:space="preserve">Fonte: Aplicativo AMU</w:t>
      </w:r>
      <w:r w:rsidDel="00000000" w:rsidR="00000000" w:rsidRPr="00000000">
        <w:rPr>
          <w:rtl w:val="0"/>
        </w:rPr>
      </w:r>
    </w:p>
    <w:p w:rsidR="00000000" w:rsidDel="00000000" w:rsidP="00000000" w:rsidRDefault="00000000" w:rsidRPr="00000000" w14:paraId="000001D8">
      <w:pPr>
        <w:rPr>
          <w:b w:val="1"/>
          <w:sz w:val="32"/>
          <w:szCs w:val="32"/>
        </w:rPr>
      </w:pPr>
      <w:r w:rsidDel="00000000" w:rsidR="00000000" w:rsidRPr="00000000">
        <w:rPr>
          <w:rtl w:val="0"/>
        </w:rPr>
      </w:r>
    </w:p>
    <w:p w:rsidR="00000000" w:rsidDel="00000000" w:rsidP="00000000" w:rsidRDefault="00000000" w:rsidRPr="00000000" w14:paraId="000001D9">
      <w:pPr>
        <w:rPr>
          <w:b w:val="1"/>
          <w:sz w:val="32"/>
          <w:szCs w:val="32"/>
        </w:rPr>
      </w:pPr>
      <w:r w:rsidDel="00000000" w:rsidR="00000000" w:rsidRPr="00000000">
        <w:rPr>
          <w:rtl w:val="0"/>
        </w:rPr>
      </w:r>
    </w:p>
    <w:p w:rsidR="00000000" w:rsidDel="00000000" w:rsidP="00000000" w:rsidRDefault="00000000" w:rsidRPr="00000000" w14:paraId="000001DA">
      <w:pPr>
        <w:rPr>
          <w:b w:val="1"/>
          <w:sz w:val="32"/>
          <w:szCs w:val="32"/>
        </w:rPr>
      </w:pPr>
      <w:r w:rsidDel="00000000" w:rsidR="00000000" w:rsidRPr="00000000">
        <w:rPr>
          <w:rtl w:val="0"/>
        </w:rPr>
      </w:r>
    </w:p>
    <w:p w:rsidR="00000000" w:rsidDel="00000000" w:rsidP="00000000" w:rsidRDefault="00000000" w:rsidRPr="00000000" w14:paraId="000001DB">
      <w:pPr>
        <w:rPr>
          <w:b w:val="1"/>
          <w:sz w:val="32"/>
          <w:szCs w:val="32"/>
        </w:rPr>
      </w:pPr>
      <w:r w:rsidDel="00000000" w:rsidR="00000000" w:rsidRPr="00000000">
        <w:rPr>
          <w:rtl w:val="0"/>
        </w:rPr>
      </w:r>
    </w:p>
    <w:p w:rsidR="00000000" w:rsidDel="00000000" w:rsidP="00000000" w:rsidRDefault="00000000" w:rsidRPr="00000000" w14:paraId="000001DC">
      <w:pPr>
        <w:rPr>
          <w:b w:val="1"/>
          <w:sz w:val="32"/>
          <w:szCs w:val="32"/>
        </w:rPr>
      </w:pPr>
      <w:r w:rsidDel="00000000" w:rsidR="00000000" w:rsidRPr="00000000">
        <w:rPr>
          <w:rtl w:val="0"/>
        </w:rPr>
      </w:r>
    </w:p>
    <w:p w:rsidR="00000000" w:rsidDel="00000000" w:rsidP="00000000" w:rsidRDefault="00000000" w:rsidRPr="00000000" w14:paraId="000001DD">
      <w:pPr>
        <w:rPr>
          <w:b w:val="1"/>
          <w:sz w:val="32"/>
          <w:szCs w:val="32"/>
        </w:rPr>
      </w:pPr>
      <w:r w:rsidDel="00000000" w:rsidR="00000000" w:rsidRPr="00000000">
        <w:rPr>
          <w:rtl w:val="0"/>
        </w:rPr>
      </w:r>
    </w:p>
    <w:p w:rsidR="00000000" w:rsidDel="00000000" w:rsidP="00000000" w:rsidRDefault="00000000" w:rsidRPr="00000000" w14:paraId="000001DE">
      <w:pPr>
        <w:rPr>
          <w:b w:val="1"/>
          <w:sz w:val="32"/>
          <w:szCs w:val="32"/>
        </w:rPr>
      </w:pPr>
      <w:r w:rsidDel="00000000" w:rsidR="00000000" w:rsidRPr="00000000">
        <w:rPr>
          <w:rtl w:val="0"/>
        </w:rPr>
      </w:r>
    </w:p>
    <w:p w:rsidR="00000000" w:rsidDel="00000000" w:rsidP="00000000" w:rsidRDefault="00000000" w:rsidRPr="00000000" w14:paraId="000001DF">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3.9. Dicionário de Dados</w:t>
      </w:r>
    </w:p>
    <w:p w:rsidR="00000000" w:rsidDel="00000000" w:rsidP="00000000" w:rsidRDefault="00000000" w:rsidRPr="00000000" w14:paraId="000001E0">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 usando </w:t>
      </w:r>
      <w:hyperlink r:id="rId62">
        <w:r w:rsidDel="00000000" w:rsidR="00000000" w:rsidRPr="00000000">
          <w:rPr>
            <w:rFonts w:ascii="Arial" w:cs="Arial" w:eastAsia="Arial" w:hAnsi="Arial"/>
            <w:color w:val="0000ff"/>
            <w:sz w:val="24"/>
            <w:szCs w:val="24"/>
            <w:highlight w:val="white"/>
            <w:u w:val="single"/>
            <w:rtl w:val="0"/>
          </w:rPr>
          <w:t xml:space="preserve">push()</w:t>
        </w:r>
      </w:hyperlink>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1E1">
      <w:pPr>
        <w:ind w:firstLine="720"/>
        <w:jc w:val="both"/>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1E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1E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1E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E5">
            <w:pPr>
              <w:rPr>
                <w:b w:val="1"/>
              </w:rPr>
            </w:pPr>
            <w:r w:rsidDel="00000000" w:rsidR="00000000" w:rsidRPr="00000000">
              <w:rPr>
                <w:b w:val="1"/>
                <w:rtl w:val="0"/>
              </w:rPr>
              <w:t xml:space="preserve">Campo</w:t>
            </w:r>
          </w:p>
        </w:tc>
        <w:tc>
          <w:tcPr/>
          <w:p w:rsidR="00000000" w:rsidDel="00000000" w:rsidP="00000000" w:rsidRDefault="00000000" w:rsidRPr="00000000" w14:paraId="000001E6">
            <w:pPr>
              <w:rPr>
                <w:b w:val="1"/>
              </w:rPr>
            </w:pPr>
            <w:r w:rsidDel="00000000" w:rsidR="00000000" w:rsidRPr="00000000">
              <w:rPr>
                <w:b w:val="1"/>
                <w:rtl w:val="0"/>
              </w:rPr>
              <w:t xml:space="preserve">Descrição</w:t>
            </w:r>
          </w:p>
        </w:tc>
        <w:tc>
          <w:tcPr/>
          <w:p w:rsidR="00000000" w:rsidDel="00000000" w:rsidP="00000000" w:rsidRDefault="00000000" w:rsidRPr="00000000" w14:paraId="000001E7">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E8">
            <w:pPr>
              <w:rPr/>
            </w:pPr>
            <w:r w:rsidDel="00000000" w:rsidR="00000000" w:rsidRPr="00000000">
              <w:rPr>
                <w:rtl w:val="0"/>
              </w:rPr>
              <w:t xml:space="preserve">idUsuario</w:t>
            </w:r>
          </w:p>
        </w:tc>
        <w:tc>
          <w:tcPr/>
          <w:p w:rsidR="00000000" w:rsidDel="00000000" w:rsidP="00000000" w:rsidRDefault="00000000" w:rsidRPr="00000000" w14:paraId="000001E9">
            <w:pPr>
              <w:rPr/>
            </w:pPr>
            <w:r w:rsidDel="00000000" w:rsidR="00000000" w:rsidRPr="00000000">
              <w:rPr>
                <w:rtl w:val="0"/>
              </w:rPr>
              <w:t xml:space="preserve">Código do Usuário</w:t>
            </w:r>
          </w:p>
        </w:tc>
        <w:tc>
          <w:tcPr/>
          <w:p w:rsidR="00000000" w:rsidDel="00000000" w:rsidP="00000000" w:rsidRDefault="00000000" w:rsidRPr="00000000" w14:paraId="000001EA">
            <w:pPr>
              <w:rPr/>
            </w:pPr>
            <w:r w:rsidDel="00000000" w:rsidR="00000000" w:rsidRPr="00000000">
              <w:rPr>
                <w:rtl w:val="0"/>
              </w:rPr>
            </w:r>
          </w:p>
        </w:tc>
      </w:tr>
      <w:tr>
        <w:trPr>
          <w:cantSplit w:val="0"/>
          <w:tblHeader w:val="0"/>
        </w:trPr>
        <w:tc>
          <w:tcPr/>
          <w:p w:rsidR="00000000" w:rsidDel="00000000" w:rsidP="00000000" w:rsidRDefault="00000000" w:rsidRPr="00000000" w14:paraId="000001EB">
            <w:pPr>
              <w:rPr/>
            </w:pPr>
            <w:r w:rsidDel="00000000" w:rsidR="00000000" w:rsidRPr="00000000">
              <w:rPr>
                <w:rtl w:val="0"/>
              </w:rPr>
              <w:t xml:space="preserve">Nome</w:t>
            </w:r>
          </w:p>
        </w:tc>
        <w:tc>
          <w:tcPr/>
          <w:p w:rsidR="00000000" w:rsidDel="00000000" w:rsidP="00000000" w:rsidRDefault="00000000" w:rsidRPr="00000000" w14:paraId="000001EC">
            <w:pPr>
              <w:rPr/>
            </w:pPr>
            <w:r w:rsidDel="00000000" w:rsidR="00000000" w:rsidRPr="00000000">
              <w:rPr>
                <w:rtl w:val="0"/>
              </w:rPr>
              <w:t xml:space="preserve">Nome do Usuário</w:t>
            </w:r>
          </w:p>
        </w:tc>
        <w:tc>
          <w:tcPr/>
          <w:p w:rsidR="00000000" w:rsidDel="00000000" w:rsidP="00000000" w:rsidRDefault="00000000" w:rsidRPr="00000000" w14:paraId="000001ED">
            <w:pPr>
              <w:rPr/>
            </w:pPr>
            <w:r w:rsidDel="00000000" w:rsidR="00000000" w:rsidRPr="00000000">
              <w:rPr>
                <w:rtl w:val="0"/>
              </w:rPr>
            </w:r>
          </w:p>
        </w:tc>
      </w:tr>
      <w:tr>
        <w:trPr>
          <w:cantSplit w:val="0"/>
          <w:tblHeader w:val="0"/>
        </w:trPr>
        <w:tc>
          <w:tcPr/>
          <w:p w:rsidR="00000000" w:rsidDel="00000000" w:rsidP="00000000" w:rsidRDefault="00000000" w:rsidRPr="00000000" w14:paraId="000001EE">
            <w:pPr>
              <w:rPr/>
            </w:pPr>
            <w:r w:rsidDel="00000000" w:rsidR="00000000" w:rsidRPr="00000000">
              <w:rPr>
                <w:rtl w:val="0"/>
              </w:rPr>
              <w:t xml:space="preserve">Email</w:t>
            </w:r>
          </w:p>
        </w:tc>
        <w:tc>
          <w:tcPr/>
          <w:p w:rsidR="00000000" w:rsidDel="00000000" w:rsidP="00000000" w:rsidRDefault="00000000" w:rsidRPr="00000000" w14:paraId="000001EF">
            <w:pPr>
              <w:rPr/>
            </w:pPr>
            <w:r w:rsidDel="00000000" w:rsidR="00000000" w:rsidRPr="00000000">
              <w:rPr>
                <w:rtl w:val="0"/>
              </w:rPr>
              <w:t xml:space="preserve">Email do usuário</w:t>
            </w:r>
          </w:p>
        </w:tc>
        <w:tc>
          <w:tcPr/>
          <w:p w:rsidR="00000000" w:rsidDel="00000000" w:rsidP="00000000" w:rsidRDefault="00000000" w:rsidRPr="00000000" w14:paraId="000001F0">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1F1">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1F2">
            <w:pPr>
              <w:rPr/>
            </w:pPr>
            <w:r w:rsidDel="00000000" w:rsidR="00000000" w:rsidRPr="00000000">
              <w:rPr>
                <w:rtl w:val="0"/>
              </w:rPr>
              <w:t xml:space="preserve">Tipo do Perfil</w:t>
            </w:r>
          </w:p>
        </w:tc>
        <w:tc>
          <w:tcPr/>
          <w:p w:rsidR="00000000" w:rsidDel="00000000" w:rsidP="00000000" w:rsidRDefault="00000000" w:rsidRPr="00000000" w14:paraId="000001F3">
            <w:pPr>
              <w:rPr/>
            </w:pPr>
            <w:r w:rsidDel="00000000" w:rsidR="00000000" w:rsidRPr="00000000">
              <w:rPr>
                <w:rtl w:val="0"/>
              </w:rPr>
              <w:t xml:space="preserve">Campo que determina o comportamento do AMU</w:t>
            </w:r>
          </w:p>
        </w:tc>
      </w:tr>
    </w:tbl>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1F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1F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1F8">
            <w:pPr>
              <w:rPr>
                <w:b w:val="1"/>
              </w:rPr>
            </w:pPr>
            <w:r w:rsidDel="00000000" w:rsidR="00000000" w:rsidRPr="00000000">
              <w:rPr>
                <w:b w:val="1"/>
                <w:rtl w:val="0"/>
              </w:rPr>
              <w:t xml:space="preserve">Campo</w:t>
            </w:r>
          </w:p>
        </w:tc>
        <w:tc>
          <w:tcPr/>
          <w:p w:rsidR="00000000" w:rsidDel="00000000" w:rsidP="00000000" w:rsidRDefault="00000000" w:rsidRPr="00000000" w14:paraId="000001F9">
            <w:pPr>
              <w:rPr>
                <w:b w:val="1"/>
              </w:rPr>
            </w:pPr>
            <w:r w:rsidDel="00000000" w:rsidR="00000000" w:rsidRPr="00000000">
              <w:rPr>
                <w:b w:val="1"/>
                <w:rtl w:val="0"/>
              </w:rPr>
              <w:t xml:space="preserve">Descrição</w:t>
            </w:r>
          </w:p>
        </w:tc>
        <w:tc>
          <w:tcPr/>
          <w:p w:rsidR="00000000" w:rsidDel="00000000" w:rsidP="00000000" w:rsidRDefault="00000000" w:rsidRPr="00000000" w14:paraId="000001FA">
            <w:pPr>
              <w:rPr/>
            </w:pPr>
            <w:r w:rsidDel="00000000" w:rsidR="00000000" w:rsidRPr="00000000">
              <w:rPr>
                <w:rtl w:val="0"/>
              </w:rPr>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1FC">
            <w:pPr>
              <w:rPr/>
            </w:pPr>
            <w:r w:rsidDel="00000000" w:rsidR="00000000" w:rsidRPr="00000000">
              <w:rPr>
                <w:rtl w:val="0"/>
              </w:rPr>
              <w:t xml:space="preserve">Código Automático</w:t>
            </w:r>
          </w:p>
        </w:tc>
        <w:tc>
          <w:tcPr/>
          <w:p w:rsidR="00000000" w:rsidDel="00000000" w:rsidP="00000000" w:rsidRDefault="00000000" w:rsidRPr="00000000" w14:paraId="000001FD">
            <w:pPr>
              <w:rPr/>
            </w:pPr>
            <w:r w:rsidDel="00000000" w:rsidR="00000000" w:rsidRPr="00000000">
              <w:rPr>
                <w:rtl w:val="0"/>
              </w:rPr>
            </w:r>
          </w:p>
        </w:tc>
      </w:tr>
      <w:tr>
        <w:trPr>
          <w:cantSplit w:val="0"/>
          <w:tblHeader w:val="0"/>
        </w:trPr>
        <w:tc>
          <w:tcPr/>
          <w:p w:rsidR="00000000" w:rsidDel="00000000" w:rsidP="00000000" w:rsidRDefault="00000000" w:rsidRPr="00000000" w14:paraId="000001FE">
            <w:pPr>
              <w:rPr/>
            </w:pPr>
            <w:r w:rsidDel="00000000" w:rsidR="00000000" w:rsidRPr="00000000">
              <w:rPr>
                <w:rtl w:val="0"/>
              </w:rPr>
              <w:t xml:space="preserve">idUsuario</w:t>
            </w:r>
          </w:p>
        </w:tc>
        <w:tc>
          <w:tcPr/>
          <w:p w:rsidR="00000000" w:rsidDel="00000000" w:rsidP="00000000" w:rsidRDefault="00000000" w:rsidRPr="00000000" w14:paraId="000001FF">
            <w:pPr>
              <w:rPr/>
            </w:pPr>
            <w:r w:rsidDel="00000000" w:rsidR="00000000" w:rsidRPr="00000000">
              <w:rPr>
                <w:rtl w:val="0"/>
              </w:rPr>
              <w:t xml:space="preserve">Código do Usuário</w:t>
            </w:r>
          </w:p>
        </w:tc>
        <w:tc>
          <w:tcPr/>
          <w:p w:rsidR="00000000" w:rsidDel="00000000" w:rsidP="00000000" w:rsidRDefault="00000000" w:rsidRPr="00000000" w14:paraId="00000200">
            <w:pPr>
              <w:rPr/>
            </w:pPr>
            <w:r w:rsidDel="00000000" w:rsidR="00000000" w:rsidRPr="00000000">
              <w:rPr>
                <w:rtl w:val="0"/>
              </w:rPr>
            </w:r>
          </w:p>
        </w:tc>
      </w:tr>
      <w:tr>
        <w:trPr>
          <w:cantSplit w:val="0"/>
          <w:tblHeader w:val="0"/>
        </w:trPr>
        <w:tc>
          <w:tcPr/>
          <w:p w:rsidR="00000000" w:rsidDel="00000000" w:rsidP="00000000" w:rsidRDefault="00000000" w:rsidRPr="00000000" w14:paraId="00000201">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202">
            <w:pPr>
              <w:rPr/>
            </w:pPr>
            <w:r w:rsidDel="00000000" w:rsidR="00000000" w:rsidRPr="00000000">
              <w:rPr>
                <w:rtl w:val="0"/>
              </w:rPr>
              <w:t xml:space="preserve">Nome Comercial do Medicamento</w:t>
            </w:r>
          </w:p>
        </w:tc>
        <w:tc>
          <w:tcPr/>
          <w:p w:rsidR="00000000" w:rsidDel="00000000" w:rsidP="00000000" w:rsidRDefault="00000000" w:rsidRPr="00000000" w14:paraId="00000203">
            <w:pPr>
              <w:rPr/>
            </w:pPr>
            <w:r w:rsidDel="00000000" w:rsidR="00000000" w:rsidRPr="00000000">
              <w:rPr>
                <w:rtl w:val="0"/>
              </w:rPr>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205">
            <w:pPr>
              <w:rPr/>
            </w:pPr>
            <w:r w:rsidDel="00000000" w:rsidR="00000000" w:rsidRPr="00000000">
              <w:rPr>
                <w:rtl w:val="0"/>
              </w:rPr>
              <w:t xml:space="preserve">Apelido do Medicamento</w:t>
            </w:r>
          </w:p>
        </w:tc>
        <w:tc>
          <w:tcPr/>
          <w:p w:rsidR="00000000" w:rsidDel="00000000" w:rsidP="00000000" w:rsidRDefault="00000000" w:rsidRPr="00000000" w14:paraId="00000206">
            <w:pPr>
              <w:rPr/>
            </w:pPr>
            <w:r w:rsidDel="00000000" w:rsidR="00000000" w:rsidRPr="00000000">
              <w:rPr>
                <w:rtl w:val="0"/>
              </w:rPr>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208">
            <w:pPr>
              <w:rPr/>
            </w:pPr>
            <w:r w:rsidDel="00000000" w:rsidR="00000000" w:rsidRPr="00000000">
              <w:rPr>
                <w:rtl w:val="0"/>
              </w:rPr>
              <w:t xml:space="preserve">Quantidade do Medicamento na Embalagem</w:t>
            </w:r>
          </w:p>
        </w:tc>
        <w:tc>
          <w:tcPr/>
          <w:p w:rsidR="00000000" w:rsidDel="00000000" w:rsidP="00000000" w:rsidRDefault="00000000" w:rsidRPr="00000000" w14:paraId="00000209">
            <w:pPr>
              <w:rPr/>
            </w:pPr>
            <w:r w:rsidDel="00000000" w:rsidR="00000000" w:rsidRPr="00000000">
              <w:rPr>
                <w:rtl w:val="0"/>
              </w:rPr>
            </w:r>
          </w:p>
        </w:tc>
      </w:tr>
      <w:tr>
        <w:trPr>
          <w:cantSplit w:val="0"/>
          <w:tblHeader w:val="0"/>
        </w:trPr>
        <w:tc>
          <w:tcPr/>
          <w:p w:rsidR="00000000" w:rsidDel="00000000" w:rsidP="00000000" w:rsidRDefault="00000000" w:rsidRPr="00000000" w14:paraId="0000020A">
            <w:pPr>
              <w:rPr/>
            </w:pPr>
            <w:r w:rsidDel="00000000" w:rsidR="00000000" w:rsidRPr="00000000">
              <w:rPr>
                <w:rtl w:val="0"/>
              </w:rPr>
              <w:t xml:space="preserve">Cor</w:t>
            </w:r>
          </w:p>
        </w:tc>
        <w:tc>
          <w:tcPr/>
          <w:p w:rsidR="00000000" w:rsidDel="00000000" w:rsidP="00000000" w:rsidRDefault="00000000" w:rsidRPr="00000000" w14:paraId="0000020B">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20C">
            <w:pPr>
              <w:rPr/>
            </w:pPr>
            <w:r w:rsidDel="00000000" w:rsidR="00000000" w:rsidRPr="00000000">
              <w:rPr>
                <w:rtl w:val="0"/>
              </w:rPr>
            </w:r>
          </w:p>
        </w:tc>
      </w:tr>
      <w:tr>
        <w:trPr>
          <w:cantSplit w:val="0"/>
          <w:tblHeader w:val="0"/>
        </w:trPr>
        <w:tc>
          <w:tcPr/>
          <w:p w:rsidR="00000000" w:rsidDel="00000000" w:rsidP="00000000" w:rsidRDefault="00000000" w:rsidRPr="00000000" w14:paraId="0000020D">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20E">
            <w:pPr>
              <w:rPr/>
            </w:pPr>
            <w:r w:rsidDel="00000000" w:rsidR="00000000" w:rsidRPr="00000000">
              <w:rPr>
                <w:rtl w:val="0"/>
              </w:rPr>
              <w:t xml:space="preserve">Composição do Medicamento</w:t>
            </w:r>
          </w:p>
        </w:tc>
        <w:tc>
          <w:tcPr/>
          <w:p w:rsidR="00000000" w:rsidDel="00000000" w:rsidP="00000000" w:rsidRDefault="00000000" w:rsidRPr="00000000" w14:paraId="0000020F">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10">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211">
            <w:pPr>
              <w:rPr/>
            </w:pPr>
            <w:r w:rsidDel="00000000" w:rsidR="00000000" w:rsidRPr="00000000">
              <w:rPr>
                <w:rtl w:val="0"/>
              </w:rPr>
              <w:t xml:space="preserve">Data do Produto Anvisa</w:t>
            </w:r>
          </w:p>
        </w:tc>
        <w:tc>
          <w:tcPr/>
          <w:p w:rsidR="00000000" w:rsidDel="00000000" w:rsidP="00000000" w:rsidRDefault="00000000" w:rsidRPr="00000000" w14:paraId="00000212">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13">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214">
            <w:pPr>
              <w:rPr/>
            </w:pPr>
            <w:r w:rsidDel="00000000" w:rsidR="00000000" w:rsidRPr="00000000">
              <w:rPr>
                <w:rtl w:val="0"/>
              </w:rPr>
              <w:t xml:space="preserve">Chave Identificadora da Bula na Anvisa</w:t>
            </w:r>
          </w:p>
        </w:tc>
        <w:tc>
          <w:tcPr/>
          <w:p w:rsidR="00000000" w:rsidDel="00000000" w:rsidP="00000000" w:rsidRDefault="00000000" w:rsidRPr="00000000" w14:paraId="00000215">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fabricante</w:t>
            </w:r>
          </w:p>
        </w:tc>
        <w:tc>
          <w:tcPr/>
          <w:p w:rsidR="00000000" w:rsidDel="00000000" w:rsidP="00000000" w:rsidRDefault="00000000" w:rsidRPr="00000000" w14:paraId="00000217">
            <w:pPr>
              <w:rPr/>
            </w:pPr>
            <w:r w:rsidDel="00000000" w:rsidR="00000000" w:rsidRPr="00000000">
              <w:rPr>
                <w:rtl w:val="0"/>
              </w:rPr>
              <w:t xml:space="preserve">Nome do Fabricante da Bula da Anvisa.</w:t>
            </w:r>
          </w:p>
        </w:tc>
        <w:tc>
          <w:tcPr/>
          <w:p w:rsidR="00000000" w:rsidDel="00000000" w:rsidP="00000000" w:rsidRDefault="00000000" w:rsidRPr="00000000" w14:paraId="00000218">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19">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21A">
            <w:pPr>
              <w:rPr/>
            </w:pPr>
            <w:r w:rsidDel="00000000" w:rsidR="00000000" w:rsidRPr="00000000">
              <w:rPr>
                <w:rtl w:val="0"/>
              </w:rPr>
              <w:t xml:space="preserve">Forma da Apresentação do Remédio</w:t>
            </w:r>
          </w:p>
        </w:tc>
        <w:tc>
          <w:tcPr/>
          <w:p w:rsidR="00000000" w:rsidDel="00000000" w:rsidP="00000000" w:rsidRDefault="00000000" w:rsidRPr="00000000" w14:paraId="0000021B">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1C">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21D">
            <w:pPr>
              <w:rPr/>
            </w:pPr>
            <w:r w:rsidDel="00000000" w:rsidR="00000000" w:rsidRPr="00000000">
              <w:rPr>
                <w:rtl w:val="0"/>
              </w:rPr>
              <w:t xml:space="preserve">Princípio Ativo</w:t>
            </w:r>
          </w:p>
        </w:tc>
        <w:tc>
          <w:tcPr/>
          <w:p w:rsidR="00000000" w:rsidDel="00000000" w:rsidP="00000000" w:rsidRDefault="00000000" w:rsidRPr="00000000" w14:paraId="0000021E">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1F">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220">
            <w:pPr>
              <w:rPr/>
            </w:pPr>
            <w:r w:rsidDel="00000000" w:rsidR="00000000" w:rsidRPr="00000000">
              <w:rPr>
                <w:rtl w:val="0"/>
              </w:rPr>
              <w:t xml:space="preserve">Público Alvo</w:t>
            </w:r>
          </w:p>
        </w:tc>
        <w:tc>
          <w:tcPr/>
          <w:p w:rsidR="00000000" w:rsidDel="00000000" w:rsidP="00000000" w:rsidRDefault="00000000" w:rsidRPr="00000000" w14:paraId="00000221">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2">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223">
            <w:pPr>
              <w:rPr/>
            </w:pPr>
            <w:r w:rsidDel="00000000" w:rsidR="00000000" w:rsidRPr="00000000">
              <w:rPr>
                <w:rtl w:val="0"/>
              </w:rPr>
              <w:t xml:space="preserve">Como funciona o medicamento</w:t>
            </w:r>
          </w:p>
        </w:tc>
        <w:tc>
          <w:tcPr/>
          <w:p w:rsidR="00000000" w:rsidDel="00000000" w:rsidP="00000000" w:rsidRDefault="00000000" w:rsidRPr="00000000" w14:paraId="00000224">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textoComoUsar</w:t>
            </w:r>
          </w:p>
        </w:tc>
        <w:tc>
          <w:tcPr/>
          <w:p w:rsidR="00000000" w:rsidDel="00000000" w:rsidP="00000000" w:rsidRDefault="00000000" w:rsidRPr="00000000" w14:paraId="00000226">
            <w:pPr>
              <w:rPr/>
            </w:pPr>
            <w:r w:rsidDel="00000000" w:rsidR="00000000" w:rsidRPr="00000000">
              <w:rPr>
                <w:rtl w:val="0"/>
              </w:rPr>
              <w:t xml:space="preserve">Como usar o medicamento</w:t>
            </w:r>
          </w:p>
        </w:tc>
        <w:tc>
          <w:tcPr/>
          <w:p w:rsidR="00000000" w:rsidDel="00000000" w:rsidP="00000000" w:rsidRDefault="00000000" w:rsidRPr="00000000" w14:paraId="00000227">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8">
            <w:pPr>
              <w:rPr/>
            </w:pPr>
            <w:r w:rsidDel="00000000" w:rsidR="00000000" w:rsidRPr="00000000">
              <w:rPr>
                <w:rtl w:val="0"/>
              </w:rPr>
              <w:t xml:space="preserve">textoParaQueIndicado</w:t>
            </w:r>
          </w:p>
        </w:tc>
        <w:tc>
          <w:tcPr/>
          <w:p w:rsidR="00000000" w:rsidDel="00000000" w:rsidP="00000000" w:rsidRDefault="00000000" w:rsidRPr="00000000" w14:paraId="00000229">
            <w:pPr>
              <w:rPr/>
            </w:pPr>
            <w:r w:rsidDel="00000000" w:rsidR="00000000" w:rsidRPr="00000000">
              <w:rPr>
                <w:rtl w:val="0"/>
              </w:rPr>
              <w:t xml:space="preserve">Para que o medicamento é indicado</w:t>
            </w:r>
          </w:p>
        </w:tc>
        <w:tc>
          <w:tcPr/>
          <w:p w:rsidR="00000000" w:rsidDel="00000000" w:rsidP="00000000" w:rsidRDefault="00000000" w:rsidRPr="00000000" w14:paraId="0000022A">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B">
            <w:pPr>
              <w:rPr/>
            </w:pPr>
            <w:r w:rsidDel="00000000" w:rsidR="00000000" w:rsidRPr="00000000">
              <w:rPr>
                <w:rtl w:val="0"/>
              </w:rPr>
              <w:t xml:space="preserve">textoSeEsquecerQueFazer</w:t>
            </w:r>
          </w:p>
        </w:tc>
        <w:tc>
          <w:tcPr/>
          <w:p w:rsidR="00000000" w:rsidDel="00000000" w:rsidP="00000000" w:rsidRDefault="00000000" w:rsidRPr="00000000" w14:paraId="0000022C">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22D">
            <w:pPr>
              <w:rPr/>
            </w:pPr>
            <w:r w:rsidDel="00000000" w:rsidR="00000000" w:rsidRPr="00000000">
              <w:rPr>
                <w:rtl w:val="0"/>
              </w:rPr>
              <w:t xml:space="preserve">Importado da Bula.</w:t>
            </w:r>
          </w:p>
        </w:tc>
      </w:tr>
    </w:tbl>
    <w:p w:rsidR="00000000" w:rsidDel="00000000" w:rsidP="00000000" w:rsidRDefault="00000000" w:rsidRPr="00000000" w14:paraId="0000022E">
      <w:pPr>
        <w:rPr>
          <w:b w:val="1"/>
          <w:sz w:val="32"/>
          <w:szCs w:val="32"/>
        </w:rPr>
      </w:pPr>
      <w:r w:rsidDel="00000000" w:rsidR="00000000" w:rsidRPr="00000000">
        <w:rPr>
          <w:rtl w:val="0"/>
        </w:rPr>
      </w:r>
    </w:p>
    <w:p w:rsidR="00000000" w:rsidDel="00000000" w:rsidP="00000000" w:rsidRDefault="00000000" w:rsidRPr="00000000" w14:paraId="0000022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23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23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32">
            <w:pPr>
              <w:rPr>
                <w:b w:val="1"/>
              </w:rPr>
            </w:pPr>
            <w:r w:rsidDel="00000000" w:rsidR="00000000" w:rsidRPr="00000000">
              <w:rPr>
                <w:b w:val="1"/>
                <w:rtl w:val="0"/>
              </w:rPr>
              <w:t xml:space="preserve">Campo</w:t>
            </w:r>
          </w:p>
        </w:tc>
        <w:tc>
          <w:tcPr/>
          <w:p w:rsidR="00000000" w:rsidDel="00000000" w:rsidP="00000000" w:rsidRDefault="00000000" w:rsidRPr="00000000" w14:paraId="00000233">
            <w:pPr>
              <w:rPr>
                <w:b w:val="1"/>
              </w:rPr>
            </w:pPr>
            <w:r w:rsidDel="00000000" w:rsidR="00000000" w:rsidRPr="00000000">
              <w:rPr>
                <w:b w:val="1"/>
                <w:rtl w:val="0"/>
              </w:rPr>
              <w:t xml:space="preserve">Descrição</w:t>
            </w:r>
          </w:p>
        </w:tc>
        <w:tc>
          <w:tcPr/>
          <w:p w:rsidR="00000000" w:rsidDel="00000000" w:rsidP="00000000" w:rsidRDefault="00000000" w:rsidRPr="00000000" w14:paraId="00000234">
            <w:pPr>
              <w:rPr/>
            </w:pPr>
            <w:r w:rsidDel="00000000" w:rsidR="00000000" w:rsidRPr="00000000">
              <w:rPr>
                <w:rtl w:val="0"/>
              </w:rPr>
            </w:r>
          </w:p>
        </w:tc>
      </w:tr>
      <w:tr>
        <w:trPr>
          <w:cantSplit w:val="0"/>
          <w:tblHeader w:val="0"/>
        </w:trPr>
        <w:tc>
          <w:tcPr/>
          <w:p w:rsidR="00000000" w:rsidDel="00000000" w:rsidP="00000000" w:rsidRDefault="00000000" w:rsidRPr="00000000" w14:paraId="00000235">
            <w:pPr>
              <w:rPr/>
            </w:pPr>
            <w:r w:rsidDel="00000000" w:rsidR="00000000" w:rsidRPr="00000000">
              <w:rPr>
                <w:rtl w:val="0"/>
              </w:rPr>
              <w:t xml:space="preserve">idEstoque</w:t>
            </w:r>
          </w:p>
        </w:tc>
        <w:tc>
          <w:tcPr/>
          <w:p w:rsidR="00000000" w:rsidDel="00000000" w:rsidP="00000000" w:rsidRDefault="00000000" w:rsidRPr="00000000" w14:paraId="00000236">
            <w:pPr>
              <w:rPr/>
            </w:pPr>
            <w:r w:rsidDel="00000000" w:rsidR="00000000" w:rsidRPr="00000000">
              <w:rPr>
                <w:rtl w:val="0"/>
              </w:rPr>
              <w:t xml:space="preserve">Código Automático</w:t>
            </w:r>
          </w:p>
        </w:tc>
        <w:tc>
          <w:tcPr/>
          <w:p w:rsidR="00000000" w:rsidDel="00000000" w:rsidP="00000000" w:rsidRDefault="00000000" w:rsidRPr="00000000" w14:paraId="00000237">
            <w:pPr>
              <w:rPr/>
            </w:pPr>
            <w:r w:rsidDel="00000000" w:rsidR="00000000" w:rsidRPr="00000000">
              <w:rPr>
                <w:rtl w:val="0"/>
              </w:rPr>
            </w:r>
          </w:p>
        </w:tc>
      </w:tr>
      <w:tr>
        <w:trPr>
          <w:cantSplit w:val="0"/>
          <w:tblHeader w:val="0"/>
        </w:trPr>
        <w:tc>
          <w:tcPr/>
          <w:p w:rsidR="00000000" w:rsidDel="00000000" w:rsidP="00000000" w:rsidRDefault="00000000" w:rsidRPr="00000000" w14:paraId="00000238">
            <w:pPr>
              <w:rPr/>
            </w:pPr>
            <w:r w:rsidDel="00000000" w:rsidR="00000000" w:rsidRPr="00000000">
              <w:rPr>
                <w:rtl w:val="0"/>
              </w:rPr>
              <w:t xml:space="preserve">dataHora</w:t>
            </w:r>
          </w:p>
        </w:tc>
        <w:tc>
          <w:tcPr/>
          <w:p w:rsidR="00000000" w:rsidDel="00000000" w:rsidP="00000000" w:rsidRDefault="00000000" w:rsidRPr="00000000" w14:paraId="00000239">
            <w:pPr>
              <w:rPr/>
            </w:pPr>
            <w:r w:rsidDel="00000000" w:rsidR="00000000" w:rsidRPr="00000000">
              <w:rPr>
                <w:rtl w:val="0"/>
              </w:rPr>
              <w:t xml:space="preserve">Data e Hora do Registro</w:t>
            </w:r>
          </w:p>
        </w:tc>
        <w:tc>
          <w:tcPr/>
          <w:p w:rsidR="00000000" w:rsidDel="00000000" w:rsidP="00000000" w:rsidRDefault="00000000" w:rsidRPr="00000000" w14:paraId="0000023A">
            <w:pPr>
              <w:rPr/>
            </w:pPr>
            <w:r w:rsidDel="00000000" w:rsidR="00000000" w:rsidRPr="00000000">
              <w:rPr>
                <w:rtl w:val="0"/>
              </w:rPr>
            </w:r>
          </w:p>
        </w:tc>
      </w:tr>
      <w:tr>
        <w:trPr>
          <w:cantSplit w:val="0"/>
          <w:tblHeader w:val="0"/>
        </w:trPr>
        <w:tc>
          <w:tcPr/>
          <w:p w:rsidR="00000000" w:rsidDel="00000000" w:rsidP="00000000" w:rsidRDefault="00000000" w:rsidRPr="00000000" w14:paraId="0000023B">
            <w:pPr>
              <w:rPr/>
            </w:pPr>
            <w:r w:rsidDel="00000000" w:rsidR="00000000" w:rsidRPr="00000000">
              <w:rPr>
                <w:rtl w:val="0"/>
              </w:rPr>
              <w:t xml:space="preserve">Entrada</w:t>
            </w:r>
          </w:p>
        </w:tc>
        <w:tc>
          <w:tcPr/>
          <w:p w:rsidR="00000000" w:rsidDel="00000000" w:rsidP="00000000" w:rsidRDefault="00000000" w:rsidRPr="00000000" w14:paraId="0000023C">
            <w:pPr>
              <w:rPr/>
            </w:pPr>
            <w:r w:rsidDel="00000000" w:rsidR="00000000" w:rsidRPr="00000000">
              <w:rPr>
                <w:rtl w:val="0"/>
              </w:rPr>
              <w:t xml:space="preserve">Quantidade de Entrada no Estoque.</w:t>
            </w:r>
          </w:p>
        </w:tc>
        <w:tc>
          <w:tcPr/>
          <w:p w:rsidR="00000000" w:rsidDel="00000000" w:rsidP="00000000" w:rsidRDefault="00000000" w:rsidRPr="00000000" w14:paraId="0000023D">
            <w:pPr>
              <w:rPr/>
            </w:pPr>
            <w:r w:rsidDel="00000000" w:rsidR="00000000" w:rsidRPr="00000000">
              <w:rPr>
                <w:rtl w:val="0"/>
              </w:rPr>
            </w:r>
          </w:p>
        </w:tc>
      </w:tr>
      <w:tr>
        <w:trPr>
          <w:cantSplit w:val="0"/>
          <w:tblHeader w:val="0"/>
        </w:trPr>
        <w:tc>
          <w:tcPr/>
          <w:p w:rsidR="00000000" w:rsidDel="00000000" w:rsidP="00000000" w:rsidRDefault="00000000" w:rsidRPr="00000000" w14:paraId="0000023E">
            <w:pPr>
              <w:rPr/>
            </w:pPr>
            <w:r w:rsidDel="00000000" w:rsidR="00000000" w:rsidRPr="00000000">
              <w:rPr>
                <w:rtl w:val="0"/>
              </w:rPr>
              <w:t xml:space="preserve">Saída</w:t>
            </w:r>
          </w:p>
        </w:tc>
        <w:tc>
          <w:tcPr/>
          <w:p w:rsidR="00000000" w:rsidDel="00000000" w:rsidP="00000000" w:rsidRDefault="00000000" w:rsidRPr="00000000" w14:paraId="0000023F">
            <w:pPr>
              <w:rPr/>
            </w:pPr>
            <w:r w:rsidDel="00000000" w:rsidR="00000000" w:rsidRPr="00000000">
              <w:rPr>
                <w:rtl w:val="0"/>
              </w:rPr>
              <w:t xml:space="preserve">Quantidade de Saída do Estoque.</w:t>
            </w:r>
          </w:p>
        </w:tc>
        <w:tc>
          <w:tcPr/>
          <w:p w:rsidR="00000000" w:rsidDel="00000000" w:rsidP="00000000" w:rsidRDefault="00000000" w:rsidRPr="00000000" w14:paraId="00000240">
            <w:pPr>
              <w:rPr/>
            </w:pPr>
            <w:r w:rsidDel="00000000" w:rsidR="00000000" w:rsidRPr="00000000">
              <w:rPr>
                <w:rtl w:val="0"/>
              </w:rPr>
            </w:r>
          </w:p>
        </w:tc>
      </w:tr>
      <w:tr>
        <w:trPr>
          <w:cantSplit w:val="0"/>
          <w:tblHeader w:val="0"/>
        </w:trPr>
        <w:tc>
          <w:tcPr/>
          <w:p w:rsidR="00000000" w:rsidDel="00000000" w:rsidP="00000000" w:rsidRDefault="00000000" w:rsidRPr="00000000" w14:paraId="00000241">
            <w:pPr>
              <w:rPr/>
            </w:pPr>
            <w:r w:rsidDel="00000000" w:rsidR="00000000" w:rsidRPr="00000000">
              <w:rPr>
                <w:rtl w:val="0"/>
              </w:rPr>
              <w:t xml:space="preserve">Saldo</w:t>
            </w:r>
          </w:p>
        </w:tc>
        <w:tc>
          <w:tcPr/>
          <w:p w:rsidR="00000000" w:rsidDel="00000000" w:rsidP="00000000" w:rsidRDefault="00000000" w:rsidRPr="00000000" w14:paraId="00000242">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243">
            <w:pPr>
              <w:rPr/>
            </w:pPr>
            <w:r w:rsidDel="00000000" w:rsidR="00000000" w:rsidRPr="00000000">
              <w:rPr>
                <w:rtl w:val="0"/>
              </w:rPr>
            </w:r>
          </w:p>
        </w:tc>
      </w:tr>
    </w:tbl>
    <w:p w:rsidR="00000000" w:rsidDel="00000000" w:rsidP="00000000" w:rsidRDefault="00000000" w:rsidRPr="00000000" w14:paraId="00000244">
      <w:pPr>
        <w:rPr>
          <w:b w:val="1"/>
          <w:sz w:val="32"/>
          <w:szCs w:val="32"/>
        </w:rPr>
      </w:pPr>
      <w:r w:rsidDel="00000000" w:rsidR="00000000" w:rsidRPr="00000000">
        <w:rPr>
          <w:rtl w:val="0"/>
        </w:rPr>
      </w:r>
    </w:p>
    <w:p w:rsidR="00000000" w:rsidDel="00000000" w:rsidP="00000000" w:rsidRDefault="00000000" w:rsidRPr="00000000" w14:paraId="0000024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24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24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48">
            <w:pPr>
              <w:rPr>
                <w:b w:val="1"/>
              </w:rPr>
            </w:pPr>
            <w:r w:rsidDel="00000000" w:rsidR="00000000" w:rsidRPr="00000000">
              <w:rPr>
                <w:b w:val="1"/>
                <w:rtl w:val="0"/>
              </w:rPr>
              <w:t xml:space="preserve">Campo</w:t>
            </w:r>
          </w:p>
        </w:tc>
        <w:tc>
          <w:tcPr/>
          <w:p w:rsidR="00000000" w:rsidDel="00000000" w:rsidP="00000000" w:rsidRDefault="00000000" w:rsidRPr="00000000" w14:paraId="00000249">
            <w:pPr>
              <w:rPr>
                <w:b w:val="1"/>
              </w:rPr>
            </w:pPr>
            <w:r w:rsidDel="00000000" w:rsidR="00000000" w:rsidRPr="00000000">
              <w:rPr>
                <w:b w:val="1"/>
                <w:rtl w:val="0"/>
              </w:rPr>
              <w:t xml:space="preserve">Descrição</w:t>
            </w:r>
          </w:p>
        </w:tc>
        <w:tc>
          <w:tcPr/>
          <w:p w:rsidR="00000000" w:rsidDel="00000000" w:rsidP="00000000" w:rsidRDefault="00000000" w:rsidRPr="00000000" w14:paraId="0000024A">
            <w:pPr>
              <w:rPr/>
            </w:pPr>
            <w:r w:rsidDel="00000000" w:rsidR="00000000" w:rsidRPr="00000000">
              <w:rPr>
                <w:rtl w:val="0"/>
              </w:rPr>
            </w:r>
          </w:p>
        </w:tc>
      </w:tr>
      <w:tr>
        <w:trPr>
          <w:cantSplit w:val="0"/>
          <w:tblHeader w:val="0"/>
        </w:trPr>
        <w:tc>
          <w:tcPr/>
          <w:p w:rsidR="00000000" w:rsidDel="00000000" w:rsidP="00000000" w:rsidRDefault="00000000" w:rsidRPr="00000000" w14:paraId="0000024B">
            <w:pPr>
              <w:rPr/>
            </w:pPr>
            <w:r w:rsidDel="00000000" w:rsidR="00000000" w:rsidRPr="00000000">
              <w:rPr>
                <w:rtl w:val="0"/>
              </w:rPr>
              <w:t xml:space="preserve">idAlarme</w:t>
            </w:r>
          </w:p>
        </w:tc>
        <w:tc>
          <w:tcPr/>
          <w:p w:rsidR="00000000" w:rsidDel="00000000" w:rsidP="00000000" w:rsidRDefault="00000000" w:rsidRPr="00000000" w14:paraId="0000024C">
            <w:pPr>
              <w:rPr/>
            </w:pPr>
            <w:r w:rsidDel="00000000" w:rsidR="00000000" w:rsidRPr="00000000">
              <w:rPr>
                <w:rtl w:val="0"/>
              </w:rPr>
              <w:t xml:space="preserve">Código Automático</w:t>
            </w:r>
          </w:p>
        </w:tc>
        <w:tc>
          <w:tcPr/>
          <w:p w:rsidR="00000000" w:rsidDel="00000000" w:rsidP="00000000" w:rsidRDefault="00000000" w:rsidRPr="00000000" w14:paraId="0000024D">
            <w:pPr>
              <w:rPr/>
            </w:pPr>
            <w:r w:rsidDel="00000000" w:rsidR="00000000" w:rsidRPr="00000000">
              <w:rPr>
                <w:rtl w:val="0"/>
              </w:rPr>
            </w:r>
          </w:p>
        </w:tc>
      </w:tr>
      <w:tr>
        <w:trPr>
          <w:cantSplit w:val="0"/>
          <w:tblHeader w:val="0"/>
        </w:trPr>
        <w:tc>
          <w:tcPr/>
          <w:p w:rsidR="00000000" w:rsidDel="00000000" w:rsidP="00000000" w:rsidRDefault="00000000" w:rsidRPr="00000000" w14:paraId="0000024E">
            <w:pPr>
              <w:rPr/>
            </w:pPr>
            <w:r w:rsidDel="00000000" w:rsidR="00000000" w:rsidRPr="00000000">
              <w:rPr>
                <w:rtl w:val="0"/>
              </w:rPr>
              <w:t xml:space="preserve">tipoAlarme</w:t>
            </w:r>
          </w:p>
        </w:tc>
        <w:tc>
          <w:tcPr/>
          <w:p w:rsidR="00000000" w:rsidDel="00000000" w:rsidP="00000000" w:rsidRDefault="00000000" w:rsidRPr="00000000" w14:paraId="0000024F">
            <w:pPr>
              <w:rPr/>
            </w:pPr>
            <w:r w:rsidDel="00000000" w:rsidR="00000000" w:rsidRPr="00000000">
              <w:rPr>
                <w:rtl w:val="0"/>
              </w:rPr>
              <w:t xml:space="preserve">Tipo de Alarme</w:t>
            </w:r>
          </w:p>
        </w:tc>
        <w:tc>
          <w:tcPr/>
          <w:p w:rsidR="00000000" w:rsidDel="00000000" w:rsidP="00000000" w:rsidRDefault="00000000" w:rsidRPr="00000000" w14:paraId="00000250">
            <w:pPr>
              <w:rPr/>
            </w:pPr>
            <w:r w:rsidDel="00000000" w:rsidR="00000000" w:rsidRPr="00000000">
              <w:rPr>
                <w:rtl w:val="0"/>
              </w:rPr>
            </w:r>
          </w:p>
        </w:tc>
      </w:tr>
      <w:tr>
        <w:trPr>
          <w:cantSplit w:val="0"/>
          <w:tblHeader w:val="0"/>
        </w:trPr>
        <w:tc>
          <w:tcPr/>
          <w:p w:rsidR="00000000" w:rsidDel="00000000" w:rsidP="00000000" w:rsidRDefault="00000000" w:rsidRPr="00000000" w14:paraId="00000251">
            <w:pPr>
              <w:rPr/>
            </w:pPr>
            <w:r w:rsidDel="00000000" w:rsidR="00000000" w:rsidRPr="00000000">
              <w:rPr>
                <w:rtl w:val="0"/>
              </w:rPr>
              <w:t xml:space="preserve">dataHora</w:t>
            </w:r>
          </w:p>
        </w:tc>
        <w:tc>
          <w:tcPr/>
          <w:p w:rsidR="00000000" w:rsidDel="00000000" w:rsidP="00000000" w:rsidRDefault="00000000" w:rsidRPr="00000000" w14:paraId="00000252">
            <w:pPr>
              <w:rPr/>
            </w:pPr>
            <w:r w:rsidDel="00000000" w:rsidR="00000000" w:rsidRPr="00000000">
              <w:rPr>
                <w:rtl w:val="0"/>
              </w:rPr>
              <w:t xml:space="preserve">Data e Hora do Alarme</w:t>
            </w:r>
          </w:p>
        </w:tc>
        <w:tc>
          <w:tcPr/>
          <w:p w:rsidR="00000000" w:rsidDel="00000000" w:rsidP="00000000" w:rsidRDefault="00000000" w:rsidRPr="00000000" w14:paraId="00000253">
            <w:pPr>
              <w:rPr/>
            </w:pPr>
            <w:r w:rsidDel="00000000" w:rsidR="00000000" w:rsidRPr="00000000">
              <w:rPr>
                <w:rtl w:val="0"/>
              </w:rPr>
            </w:r>
          </w:p>
        </w:tc>
      </w:tr>
      <w:tr>
        <w:trPr>
          <w:cantSplit w:val="0"/>
          <w:tblHeader w:val="0"/>
        </w:trPr>
        <w:tc>
          <w:tcPr/>
          <w:p w:rsidR="00000000" w:rsidDel="00000000" w:rsidP="00000000" w:rsidRDefault="00000000" w:rsidRPr="00000000" w14:paraId="00000254">
            <w:pPr>
              <w:rPr/>
            </w:pPr>
            <w:r w:rsidDel="00000000" w:rsidR="00000000" w:rsidRPr="00000000">
              <w:rPr>
                <w:rtl w:val="0"/>
              </w:rPr>
              <w:t xml:space="preserve">Titulo</w:t>
            </w:r>
          </w:p>
        </w:tc>
        <w:tc>
          <w:tcPr/>
          <w:p w:rsidR="00000000" w:rsidDel="00000000" w:rsidP="00000000" w:rsidRDefault="00000000" w:rsidRPr="00000000" w14:paraId="00000255">
            <w:pPr>
              <w:rPr/>
            </w:pPr>
            <w:r w:rsidDel="00000000" w:rsidR="00000000" w:rsidRPr="00000000">
              <w:rPr>
                <w:rtl w:val="0"/>
              </w:rPr>
              <w:t xml:space="preserve">Título do Alarme</w:t>
            </w:r>
          </w:p>
        </w:tc>
        <w:tc>
          <w:tcPr/>
          <w:p w:rsidR="00000000" w:rsidDel="00000000" w:rsidP="00000000" w:rsidRDefault="00000000" w:rsidRPr="00000000" w14:paraId="00000256">
            <w:pPr>
              <w:rPr/>
            </w:pPr>
            <w:r w:rsidDel="00000000" w:rsidR="00000000" w:rsidRPr="00000000">
              <w:rPr>
                <w:rtl w:val="0"/>
              </w:rPr>
            </w:r>
          </w:p>
        </w:tc>
      </w:tr>
      <w:tr>
        <w:trPr>
          <w:cantSplit w:val="0"/>
          <w:tblHeader w:val="0"/>
        </w:trPr>
        <w:tc>
          <w:tcPr/>
          <w:p w:rsidR="00000000" w:rsidDel="00000000" w:rsidP="00000000" w:rsidRDefault="00000000" w:rsidRPr="00000000" w14:paraId="00000257">
            <w:pPr>
              <w:rPr/>
            </w:pPr>
            <w:r w:rsidDel="00000000" w:rsidR="00000000" w:rsidRPr="00000000">
              <w:rPr>
                <w:rtl w:val="0"/>
              </w:rPr>
              <w:t xml:space="preserve">Descricao</w:t>
            </w:r>
          </w:p>
        </w:tc>
        <w:tc>
          <w:tcPr/>
          <w:p w:rsidR="00000000" w:rsidDel="00000000" w:rsidP="00000000" w:rsidRDefault="00000000" w:rsidRPr="00000000" w14:paraId="00000258">
            <w:pPr>
              <w:rPr/>
            </w:pPr>
            <w:r w:rsidDel="00000000" w:rsidR="00000000" w:rsidRPr="00000000">
              <w:rPr>
                <w:rtl w:val="0"/>
              </w:rPr>
              <w:t xml:space="preserve">Descrição do Alarme</w:t>
            </w:r>
          </w:p>
        </w:tc>
        <w:tc>
          <w:tcPr/>
          <w:p w:rsidR="00000000" w:rsidDel="00000000" w:rsidP="00000000" w:rsidRDefault="00000000" w:rsidRPr="00000000" w14:paraId="00000259">
            <w:pPr>
              <w:rPr/>
            </w:pPr>
            <w:r w:rsidDel="00000000" w:rsidR="00000000" w:rsidRPr="00000000">
              <w:rPr>
                <w:rtl w:val="0"/>
              </w:rPr>
            </w:r>
          </w:p>
        </w:tc>
      </w:tr>
    </w:tbl>
    <w:p w:rsidR="00000000" w:rsidDel="00000000" w:rsidP="00000000" w:rsidRDefault="00000000" w:rsidRPr="00000000" w14:paraId="0000025A">
      <w:pPr>
        <w:rPr>
          <w:b w:val="1"/>
          <w:sz w:val="32"/>
          <w:szCs w:val="32"/>
        </w:rPr>
      </w:pPr>
      <w:r w:rsidDel="00000000" w:rsidR="00000000" w:rsidRPr="00000000">
        <w:rPr>
          <w:rtl w:val="0"/>
        </w:rPr>
      </w:r>
    </w:p>
    <w:p w:rsidR="00000000" w:rsidDel="00000000" w:rsidP="00000000" w:rsidRDefault="00000000" w:rsidRPr="00000000" w14:paraId="0000025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25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25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5E">
            <w:pPr>
              <w:rPr>
                <w:b w:val="1"/>
              </w:rPr>
            </w:pPr>
            <w:r w:rsidDel="00000000" w:rsidR="00000000" w:rsidRPr="00000000">
              <w:rPr>
                <w:b w:val="1"/>
                <w:rtl w:val="0"/>
              </w:rPr>
              <w:t xml:space="preserve">Campo</w:t>
            </w:r>
          </w:p>
        </w:tc>
        <w:tc>
          <w:tcPr/>
          <w:p w:rsidR="00000000" w:rsidDel="00000000" w:rsidP="00000000" w:rsidRDefault="00000000" w:rsidRPr="00000000" w14:paraId="0000025F">
            <w:pPr>
              <w:rPr>
                <w:b w:val="1"/>
              </w:rPr>
            </w:pPr>
            <w:r w:rsidDel="00000000" w:rsidR="00000000" w:rsidRPr="00000000">
              <w:rPr>
                <w:b w:val="1"/>
                <w:rtl w:val="0"/>
              </w:rPr>
              <w:t xml:space="preserve">Descrição</w:t>
            </w:r>
          </w:p>
        </w:tc>
        <w:tc>
          <w:tcPr/>
          <w:p w:rsidR="00000000" w:rsidDel="00000000" w:rsidP="00000000" w:rsidRDefault="00000000" w:rsidRPr="00000000" w14:paraId="00000260">
            <w:pPr>
              <w:rPr/>
            </w:pPr>
            <w:r w:rsidDel="00000000" w:rsidR="00000000" w:rsidRPr="00000000">
              <w:rPr>
                <w:rtl w:val="0"/>
              </w:rPr>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idHorario</w:t>
            </w:r>
          </w:p>
        </w:tc>
        <w:tc>
          <w:tcPr/>
          <w:p w:rsidR="00000000" w:rsidDel="00000000" w:rsidP="00000000" w:rsidRDefault="00000000" w:rsidRPr="00000000" w14:paraId="00000262">
            <w:pPr>
              <w:rPr/>
            </w:pPr>
            <w:r w:rsidDel="00000000" w:rsidR="00000000" w:rsidRPr="00000000">
              <w:rPr>
                <w:rtl w:val="0"/>
              </w:rPr>
              <w:t xml:space="preserve">Código Automático</w:t>
            </w:r>
          </w:p>
        </w:tc>
        <w:tc>
          <w:tcPr/>
          <w:p w:rsidR="00000000" w:rsidDel="00000000" w:rsidP="00000000" w:rsidRDefault="00000000" w:rsidRPr="00000000" w14:paraId="00000263">
            <w:pPr>
              <w:rPr/>
            </w:pPr>
            <w:r w:rsidDel="00000000" w:rsidR="00000000" w:rsidRPr="00000000">
              <w:rPr>
                <w:rtl w:val="0"/>
              </w:rPr>
            </w:r>
          </w:p>
        </w:tc>
      </w:tr>
      <w:tr>
        <w:trPr>
          <w:cantSplit w:val="0"/>
          <w:tblHeader w:val="0"/>
        </w:trPr>
        <w:tc>
          <w:tcPr/>
          <w:p w:rsidR="00000000" w:rsidDel="00000000" w:rsidP="00000000" w:rsidRDefault="00000000" w:rsidRPr="00000000" w14:paraId="00000264">
            <w:pPr>
              <w:rPr/>
            </w:pPr>
            <w:r w:rsidDel="00000000" w:rsidR="00000000" w:rsidRPr="00000000">
              <w:rPr>
                <w:rtl w:val="0"/>
              </w:rPr>
              <w:t xml:space="preserve">idMedicamento</w:t>
            </w:r>
          </w:p>
        </w:tc>
        <w:tc>
          <w:tcPr/>
          <w:p w:rsidR="00000000" w:rsidDel="00000000" w:rsidP="00000000" w:rsidRDefault="00000000" w:rsidRPr="00000000" w14:paraId="00000265">
            <w:pPr>
              <w:rPr/>
            </w:pPr>
            <w:r w:rsidDel="00000000" w:rsidR="00000000" w:rsidRPr="00000000">
              <w:rPr>
                <w:rtl w:val="0"/>
              </w:rPr>
              <w:t xml:space="preserve">Código do medicamento</w:t>
            </w:r>
          </w:p>
        </w:tc>
        <w:tc>
          <w:tcPr/>
          <w:p w:rsidR="00000000" w:rsidDel="00000000" w:rsidP="00000000" w:rsidRDefault="00000000" w:rsidRPr="00000000" w14:paraId="00000266">
            <w:pPr>
              <w:rPr/>
            </w:pPr>
            <w:r w:rsidDel="00000000" w:rsidR="00000000" w:rsidRPr="00000000">
              <w:rPr>
                <w:rtl w:val="0"/>
              </w:rPr>
            </w:r>
          </w:p>
        </w:tc>
      </w:tr>
      <w:tr>
        <w:trPr>
          <w:cantSplit w:val="0"/>
          <w:tblHeader w:val="0"/>
        </w:trPr>
        <w:tc>
          <w:tcPr/>
          <w:p w:rsidR="00000000" w:rsidDel="00000000" w:rsidP="00000000" w:rsidRDefault="00000000" w:rsidRPr="00000000" w14:paraId="00000267">
            <w:pPr>
              <w:rPr/>
            </w:pPr>
            <w:r w:rsidDel="00000000" w:rsidR="00000000" w:rsidRPr="00000000">
              <w:rPr>
                <w:rtl w:val="0"/>
              </w:rPr>
              <w:t xml:space="preserve">idUsuario</w:t>
            </w:r>
          </w:p>
        </w:tc>
        <w:tc>
          <w:tcPr/>
          <w:p w:rsidR="00000000" w:rsidDel="00000000" w:rsidP="00000000" w:rsidRDefault="00000000" w:rsidRPr="00000000" w14:paraId="00000268">
            <w:pPr>
              <w:rPr/>
            </w:pPr>
            <w:r w:rsidDel="00000000" w:rsidR="00000000" w:rsidRPr="00000000">
              <w:rPr>
                <w:rtl w:val="0"/>
              </w:rPr>
              <w:t xml:space="preserve">Código do Usuário</w:t>
            </w:r>
          </w:p>
        </w:tc>
        <w:tc>
          <w:tcPr/>
          <w:p w:rsidR="00000000" w:rsidDel="00000000" w:rsidP="00000000" w:rsidRDefault="00000000" w:rsidRPr="00000000" w14:paraId="00000269">
            <w:pPr>
              <w:rPr/>
            </w:pPr>
            <w:r w:rsidDel="00000000" w:rsidR="00000000" w:rsidRPr="00000000">
              <w:rPr>
                <w:rtl w:val="0"/>
              </w:rPr>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dataInicial</w:t>
            </w:r>
          </w:p>
        </w:tc>
        <w:tc>
          <w:tcPr/>
          <w:p w:rsidR="00000000" w:rsidDel="00000000" w:rsidP="00000000" w:rsidRDefault="00000000" w:rsidRPr="00000000" w14:paraId="0000026B">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26C">
            <w:pPr>
              <w:rPr/>
            </w:pPr>
            <w:r w:rsidDel="00000000" w:rsidR="00000000" w:rsidRPr="00000000">
              <w:rPr>
                <w:rtl w:val="0"/>
              </w:rPr>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horaInicial</w:t>
            </w:r>
          </w:p>
        </w:tc>
        <w:tc>
          <w:tcPr/>
          <w:p w:rsidR="00000000" w:rsidDel="00000000" w:rsidP="00000000" w:rsidRDefault="00000000" w:rsidRPr="00000000" w14:paraId="0000026E">
            <w:pPr>
              <w:rPr/>
            </w:pPr>
            <w:r w:rsidDel="00000000" w:rsidR="00000000" w:rsidRPr="00000000">
              <w:rPr>
                <w:rtl w:val="0"/>
              </w:rPr>
              <w:t xml:space="preserve">Horário da Primeira dose do dia</w:t>
            </w:r>
          </w:p>
        </w:tc>
        <w:tc>
          <w:tcPr/>
          <w:p w:rsidR="00000000" w:rsidDel="00000000" w:rsidP="00000000" w:rsidRDefault="00000000" w:rsidRPr="00000000" w14:paraId="0000026F">
            <w:pPr>
              <w:rPr/>
            </w:pPr>
            <w:r w:rsidDel="00000000" w:rsidR="00000000" w:rsidRPr="00000000">
              <w:rPr>
                <w:rtl w:val="0"/>
              </w:rPr>
            </w:r>
          </w:p>
        </w:tc>
      </w:tr>
      <w:tr>
        <w:trPr>
          <w:cantSplit w:val="0"/>
          <w:tblHeader w:val="0"/>
        </w:trPr>
        <w:tc>
          <w:tcPr/>
          <w:p w:rsidR="00000000" w:rsidDel="00000000" w:rsidP="00000000" w:rsidRDefault="00000000" w:rsidRPr="00000000" w14:paraId="00000270">
            <w:pPr>
              <w:rPr/>
            </w:pPr>
            <w:r w:rsidDel="00000000" w:rsidR="00000000" w:rsidRPr="00000000">
              <w:rPr>
                <w:rtl w:val="0"/>
              </w:rPr>
              <w:t xml:space="preserve">Intervalo</w:t>
            </w:r>
          </w:p>
        </w:tc>
        <w:tc>
          <w:tcPr/>
          <w:p w:rsidR="00000000" w:rsidDel="00000000" w:rsidP="00000000" w:rsidRDefault="00000000" w:rsidRPr="00000000" w14:paraId="00000271">
            <w:pPr>
              <w:rPr/>
            </w:pPr>
            <w:r w:rsidDel="00000000" w:rsidR="00000000" w:rsidRPr="00000000">
              <w:rPr>
                <w:rtl w:val="0"/>
              </w:rPr>
              <w:t xml:space="preserve">Intervalo entre as doses</w:t>
            </w:r>
          </w:p>
        </w:tc>
        <w:tc>
          <w:tcPr/>
          <w:p w:rsidR="00000000" w:rsidDel="00000000" w:rsidP="00000000" w:rsidRDefault="00000000" w:rsidRPr="00000000" w14:paraId="00000272">
            <w:pPr>
              <w:rPr/>
            </w:pPr>
            <w:r w:rsidDel="00000000" w:rsidR="00000000" w:rsidRPr="00000000">
              <w:rPr>
                <w:rtl w:val="0"/>
              </w:rPr>
            </w:r>
          </w:p>
        </w:tc>
      </w:tr>
      <w:tr>
        <w:trPr>
          <w:cantSplit w:val="0"/>
          <w:tblHeader w:val="0"/>
        </w:trPr>
        <w:tc>
          <w:tcPr/>
          <w:p w:rsidR="00000000" w:rsidDel="00000000" w:rsidP="00000000" w:rsidRDefault="00000000" w:rsidRPr="00000000" w14:paraId="00000273">
            <w:pPr>
              <w:rPr/>
            </w:pPr>
            <w:r w:rsidDel="00000000" w:rsidR="00000000" w:rsidRPr="00000000">
              <w:rPr>
                <w:rtl w:val="0"/>
              </w:rPr>
              <w:t xml:space="preserve">nrDoses</w:t>
            </w:r>
          </w:p>
        </w:tc>
        <w:tc>
          <w:tcPr/>
          <w:p w:rsidR="00000000" w:rsidDel="00000000" w:rsidP="00000000" w:rsidRDefault="00000000" w:rsidRPr="00000000" w14:paraId="00000274">
            <w:pPr>
              <w:rPr/>
            </w:pPr>
            <w:r w:rsidDel="00000000" w:rsidR="00000000" w:rsidRPr="00000000">
              <w:rPr>
                <w:rtl w:val="0"/>
              </w:rPr>
              <w:t xml:space="preserve">Número de Doses por dia</w:t>
            </w:r>
          </w:p>
        </w:tc>
        <w:tc>
          <w:tcPr/>
          <w:p w:rsidR="00000000" w:rsidDel="00000000" w:rsidP="00000000" w:rsidRDefault="00000000" w:rsidRPr="00000000" w14:paraId="00000275">
            <w:pPr>
              <w:rPr/>
            </w:pPr>
            <w:r w:rsidDel="00000000" w:rsidR="00000000" w:rsidRPr="00000000">
              <w:rPr>
                <w:rtl w:val="0"/>
              </w:rPr>
            </w:r>
          </w:p>
        </w:tc>
      </w:tr>
      <w:tr>
        <w:trPr>
          <w:cantSplit w:val="0"/>
          <w:tblHeader w:val="0"/>
        </w:trPr>
        <w:tc>
          <w:tcPr/>
          <w:p w:rsidR="00000000" w:rsidDel="00000000" w:rsidP="00000000" w:rsidRDefault="00000000" w:rsidRPr="00000000" w14:paraId="00000276">
            <w:pPr>
              <w:rPr/>
            </w:pPr>
            <w:r w:rsidDel="00000000" w:rsidR="00000000" w:rsidRPr="00000000">
              <w:rPr>
                <w:rtl w:val="0"/>
              </w:rPr>
              <w:t xml:space="preserve">QtdePorDose</w:t>
            </w:r>
          </w:p>
        </w:tc>
        <w:tc>
          <w:tcPr/>
          <w:p w:rsidR="00000000" w:rsidDel="00000000" w:rsidP="00000000" w:rsidRDefault="00000000" w:rsidRPr="00000000" w14:paraId="00000277">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278">
            <w:pPr>
              <w:rPr/>
            </w:pPr>
            <w:r w:rsidDel="00000000" w:rsidR="00000000" w:rsidRPr="00000000">
              <w:rPr>
                <w:rtl w:val="0"/>
              </w:rPr>
            </w:r>
          </w:p>
        </w:tc>
      </w:tr>
      <w:tr>
        <w:trPr>
          <w:cantSplit w:val="0"/>
          <w:tblHeader w:val="0"/>
        </w:trPr>
        <w:tc>
          <w:tcPr/>
          <w:p w:rsidR="00000000" w:rsidDel="00000000" w:rsidP="00000000" w:rsidRDefault="00000000" w:rsidRPr="00000000" w14:paraId="00000279">
            <w:pPr>
              <w:rPr/>
            </w:pPr>
            <w:r w:rsidDel="00000000" w:rsidR="00000000" w:rsidRPr="00000000">
              <w:rPr>
                <w:rtl w:val="0"/>
              </w:rPr>
              <w:t xml:space="preserve">Ativo</w:t>
            </w:r>
          </w:p>
        </w:tc>
        <w:tc>
          <w:tcPr/>
          <w:p w:rsidR="00000000" w:rsidDel="00000000" w:rsidP="00000000" w:rsidRDefault="00000000" w:rsidRPr="00000000" w14:paraId="0000027A">
            <w:pPr>
              <w:rPr/>
            </w:pPr>
            <w:r w:rsidDel="00000000" w:rsidR="00000000" w:rsidRPr="00000000">
              <w:rPr>
                <w:rtl w:val="0"/>
              </w:rPr>
              <w:t xml:space="preserve">Indica se horário está ativo ou não.</w:t>
            </w:r>
          </w:p>
        </w:tc>
        <w:tc>
          <w:tcPr/>
          <w:p w:rsidR="00000000" w:rsidDel="00000000" w:rsidP="00000000" w:rsidRDefault="00000000" w:rsidRPr="00000000" w14:paraId="0000027B">
            <w:pPr>
              <w:rPr/>
            </w:pPr>
            <w:r w:rsidDel="00000000" w:rsidR="00000000" w:rsidRPr="00000000">
              <w:rPr>
                <w:rtl w:val="0"/>
              </w:rPr>
            </w:r>
          </w:p>
        </w:tc>
      </w:tr>
    </w:tbl>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27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27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80">
            <w:pPr>
              <w:rPr>
                <w:b w:val="1"/>
              </w:rPr>
            </w:pPr>
            <w:r w:rsidDel="00000000" w:rsidR="00000000" w:rsidRPr="00000000">
              <w:rPr>
                <w:b w:val="1"/>
                <w:rtl w:val="0"/>
              </w:rPr>
              <w:t xml:space="preserve">Campo</w:t>
            </w:r>
          </w:p>
        </w:tc>
        <w:tc>
          <w:tcPr/>
          <w:p w:rsidR="00000000" w:rsidDel="00000000" w:rsidP="00000000" w:rsidRDefault="00000000" w:rsidRPr="00000000" w14:paraId="00000281">
            <w:pPr>
              <w:rPr>
                <w:b w:val="1"/>
              </w:rPr>
            </w:pPr>
            <w:r w:rsidDel="00000000" w:rsidR="00000000" w:rsidRPr="00000000">
              <w:rPr>
                <w:b w:val="1"/>
                <w:rtl w:val="0"/>
              </w:rPr>
              <w:t xml:space="preserve">Descrição</w:t>
            </w:r>
          </w:p>
        </w:tc>
        <w:tc>
          <w:tcPr/>
          <w:p w:rsidR="00000000" w:rsidDel="00000000" w:rsidP="00000000" w:rsidRDefault="00000000" w:rsidRPr="00000000" w14:paraId="00000282">
            <w:pPr>
              <w:rPr/>
            </w:pPr>
            <w:r w:rsidDel="00000000" w:rsidR="00000000" w:rsidRPr="00000000">
              <w:rPr>
                <w:rtl w:val="0"/>
              </w:rPr>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idUtilizacao</w:t>
            </w:r>
          </w:p>
        </w:tc>
        <w:tc>
          <w:tcPr/>
          <w:p w:rsidR="00000000" w:rsidDel="00000000" w:rsidP="00000000" w:rsidRDefault="00000000" w:rsidRPr="00000000" w14:paraId="00000284">
            <w:pPr>
              <w:rPr/>
            </w:pPr>
            <w:r w:rsidDel="00000000" w:rsidR="00000000" w:rsidRPr="00000000">
              <w:rPr>
                <w:rtl w:val="0"/>
              </w:rPr>
              <w:t xml:space="preserve">Código Automático</w:t>
            </w:r>
          </w:p>
        </w:tc>
        <w:tc>
          <w:tcPr/>
          <w:p w:rsidR="00000000" w:rsidDel="00000000" w:rsidP="00000000" w:rsidRDefault="00000000" w:rsidRPr="00000000" w14:paraId="00000285">
            <w:pPr>
              <w:rPr/>
            </w:pPr>
            <w:r w:rsidDel="00000000" w:rsidR="00000000" w:rsidRPr="00000000">
              <w:rPr>
                <w:rtl w:val="0"/>
              </w:rPr>
            </w:r>
          </w:p>
        </w:tc>
      </w:tr>
      <w:tr>
        <w:trPr>
          <w:cantSplit w:val="0"/>
          <w:tblHeader w:val="0"/>
        </w:trPr>
        <w:tc>
          <w:tcPr/>
          <w:p w:rsidR="00000000" w:rsidDel="00000000" w:rsidP="00000000" w:rsidRDefault="00000000" w:rsidRPr="00000000" w14:paraId="00000286">
            <w:pPr>
              <w:rPr/>
            </w:pPr>
            <w:r w:rsidDel="00000000" w:rsidR="00000000" w:rsidRPr="00000000">
              <w:rPr>
                <w:rtl w:val="0"/>
              </w:rPr>
              <w:t xml:space="preserve">idMedicamento</w:t>
            </w:r>
          </w:p>
        </w:tc>
        <w:tc>
          <w:tcPr/>
          <w:p w:rsidR="00000000" w:rsidDel="00000000" w:rsidP="00000000" w:rsidRDefault="00000000" w:rsidRPr="00000000" w14:paraId="00000287">
            <w:pPr>
              <w:rPr/>
            </w:pPr>
            <w:r w:rsidDel="00000000" w:rsidR="00000000" w:rsidRPr="00000000">
              <w:rPr>
                <w:rtl w:val="0"/>
              </w:rPr>
              <w:t xml:space="preserve">Código do Medicamento</w:t>
            </w:r>
          </w:p>
        </w:tc>
        <w:tc>
          <w:tcPr/>
          <w:p w:rsidR="00000000" w:rsidDel="00000000" w:rsidP="00000000" w:rsidRDefault="00000000" w:rsidRPr="00000000" w14:paraId="00000288">
            <w:pPr>
              <w:rPr/>
            </w:pPr>
            <w:r w:rsidDel="00000000" w:rsidR="00000000" w:rsidRPr="00000000">
              <w:rPr>
                <w:rtl w:val="0"/>
              </w:rPr>
            </w:r>
          </w:p>
        </w:tc>
      </w:tr>
      <w:tr>
        <w:trPr>
          <w:cantSplit w:val="0"/>
          <w:tblHeader w:val="0"/>
        </w:trPr>
        <w:tc>
          <w:tcPr/>
          <w:p w:rsidR="00000000" w:rsidDel="00000000" w:rsidP="00000000" w:rsidRDefault="00000000" w:rsidRPr="00000000" w14:paraId="00000289">
            <w:pPr>
              <w:rPr/>
            </w:pPr>
            <w:r w:rsidDel="00000000" w:rsidR="00000000" w:rsidRPr="00000000">
              <w:rPr>
                <w:rtl w:val="0"/>
              </w:rPr>
              <w:t xml:space="preserve">idUsuario</w:t>
            </w:r>
          </w:p>
        </w:tc>
        <w:tc>
          <w:tcPr/>
          <w:p w:rsidR="00000000" w:rsidDel="00000000" w:rsidP="00000000" w:rsidRDefault="00000000" w:rsidRPr="00000000" w14:paraId="0000028A">
            <w:pPr>
              <w:rPr/>
            </w:pPr>
            <w:r w:rsidDel="00000000" w:rsidR="00000000" w:rsidRPr="00000000">
              <w:rPr>
                <w:rtl w:val="0"/>
              </w:rPr>
              <w:t xml:space="preserve">Código do Usuário</w:t>
            </w:r>
          </w:p>
        </w:tc>
        <w:tc>
          <w:tcPr/>
          <w:p w:rsidR="00000000" w:rsidDel="00000000" w:rsidP="00000000" w:rsidRDefault="00000000" w:rsidRPr="00000000" w14:paraId="0000028B">
            <w:pPr>
              <w:rPr/>
            </w:pPr>
            <w:r w:rsidDel="00000000" w:rsidR="00000000" w:rsidRPr="00000000">
              <w:rPr>
                <w:rtl w:val="0"/>
              </w:rPr>
            </w:r>
          </w:p>
        </w:tc>
      </w:tr>
      <w:tr>
        <w:trPr>
          <w:cantSplit w:val="0"/>
          <w:tblHeader w:val="0"/>
        </w:trPr>
        <w:tc>
          <w:tcPr/>
          <w:p w:rsidR="00000000" w:rsidDel="00000000" w:rsidP="00000000" w:rsidRDefault="00000000" w:rsidRPr="00000000" w14:paraId="0000028C">
            <w:pPr>
              <w:rPr/>
            </w:pPr>
            <w:r w:rsidDel="00000000" w:rsidR="00000000" w:rsidRPr="00000000">
              <w:rPr>
                <w:rtl w:val="0"/>
              </w:rPr>
              <w:t xml:space="preserve">DataHora</w:t>
            </w:r>
          </w:p>
        </w:tc>
        <w:tc>
          <w:tcPr/>
          <w:p w:rsidR="00000000" w:rsidDel="00000000" w:rsidP="00000000" w:rsidRDefault="00000000" w:rsidRPr="00000000" w14:paraId="0000028D">
            <w:pPr>
              <w:rPr/>
            </w:pPr>
            <w:r w:rsidDel="00000000" w:rsidR="00000000" w:rsidRPr="00000000">
              <w:rPr>
                <w:rtl w:val="0"/>
              </w:rPr>
              <w:t xml:space="preserve">Data e Hora da Utilização</w:t>
            </w:r>
          </w:p>
        </w:tc>
        <w:tc>
          <w:tcPr/>
          <w:p w:rsidR="00000000" w:rsidDel="00000000" w:rsidP="00000000" w:rsidRDefault="00000000" w:rsidRPr="00000000" w14:paraId="0000028E">
            <w:pPr>
              <w:rPr/>
            </w:pPr>
            <w:r w:rsidDel="00000000" w:rsidR="00000000" w:rsidRPr="00000000">
              <w:rPr>
                <w:rtl w:val="0"/>
              </w:rPr>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4.0. Dicionário</w:t>
      </w:r>
    </w:p>
    <w:p w:rsidR="00000000" w:rsidDel="00000000" w:rsidP="00000000" w:rsidRDefault="00000000" w:rsidRPr="00000000" w14:paraId="0000029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ESB </w:t>
      </w:r>
    </w:p>
    <w:p w:rsidR="00000000" w:rsidDel="00000000" w:rsidP="00000000" w:rsidRDefault="00000000" w:rsidRPr="00000000" w14:paraId="00000299">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 ESB, 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w:t>
      </w:r>
    </w:p>
    <w:p w:rsidR="00000000" w:rsidDel="00000000" w:rsidP="00000000" w:rsidRDefault="00000000" w:rsidRPr="00000000" w14:paraId="0000029A">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29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b w:val="1"/>
          <w:sz w:val="32"/>
          <w:szCs w:val="32"/>
        </w:rPr>
      </w:pPr>
      <w:r w:rsidDel="00000000" w:rsidR="00000000" w:rsidRPr="00000000">
        <w:rPr>
          <w:b w:val="1"/>
          <w:sz w:val="32"/>
          <w:szCs w:val="32"/>
          <w:rtl w:val="0"/>
        </w:rPr>
        <w:t xml:space="preserve">REFERÊNCIAS BIBLIOGRÁFICAS</w:t>
      </w:r>
    </w:p>
    <w:p w:rsidR="00000000" w:rsidDel="00000000" w:rsidP="00000000" w:rsidRDefault="00000000" w:rsidRPr="00000000" w14:paraId="000002B0">
      <w:pPr>
        <w:ind w:left="0" w:firstLine="0"/>
        <w:rPr>
          <w:rFonts w:ascii="Arial" w:cs="Arial" w:eastAsia="Arial" w:hAnsi="Arial"/>
          <w:sz w:val="26"/>
          <w:szCs w:val="26"/>
        </w:rPr>
      </w:pPr>
      <w:r w:rsidDel="00000000" w:rsidR="00000000" w:rsidRPr="00000000">
        <w:rPr>
          <w:rFonts w:ascii="Arial" w:cs="Arial" w:eastAsia="Arial" w:hAnsi="Arial"/>
          <w:b w:val="1"/>
          <w:sz w:val="26"/>
          <w:szCs w:val="26"/>
          <w:rtl w:val="0"/>
        </w:rPr>
        <w:t xml:space="preserve">1.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9.1-Criando uma fachada para suas classes</w:t>
      </w:r>
      <w:r w:rsidDel="00000000" w:rsidR="00000000" w:rsidRPr="00000000">
        <w:rPr>
          <w:rFonts w:ascii="Arial" w:cs="Arial" w:eastAsia="Arial" w:hAnsi="Arial"/>
          <w:sz w:val="26"/>
          <w:szCs w:val="26"/>
          <w:rtl w:val="0"/>
        </w:rPr>
        <w:t xml:space="preserve">, p. 200-207, 2012. </w:t>
      </w:r>
    </w:p>
    <w:p w:rsidR="00000000" w:rsidDel="00000000" w:rsidP="00000000" w:rsidRDefault="00000000" w:rsidRPr="00000000" w14:paraId="000002B1">
      <w:pPr>
        <w:rPr>
          <w:rFonts w:ascii="Arial" w:cs="Arial" w:eastAsia="Arial" w:hAnsi="Arial"/>
          <w:sz w:val="24"/>
          <w:szCs w:val="24"/>
        </w:rPr>
      </w:pPr>
      <w:r w:rsidDel="00000000" w:rsidR="00000000" w:rsidRPr="00000000">
        <w:rPr>
          <w:rFonts w:ascii="Arial" w:cs="Arial" w:eastAsia="Arial" w:hAnsi="Arial"/>
          <w:b w:val="1"/>
          <w:sz w:val="26"/>
          <w:szCs w:val="26"/>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63">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2B2">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3.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1.4-Strategy: O primeiro padrão</w:t>
      </w:r>
      <w:r w:rsidDel="00000000" w:rsidR="00000000" w:rsidRPr="00000000">
        <w:rPr>
          <w:rFonts w:ascii="Arial" w:cs="Arial" w:eastAsia="Arial" w:hAnsi="Arial"/>
          <w:sz w:val="26"/>
          <w:szCs w:val="26"/>
          <w:rtl w:val="0"/>
        </w:rPr>
        <w:t xml:space="preserve">, p. 14-18, 2012. </w:t>
      </w:r>
    </w:p>
    <w:p w:rsidR="00000000" w:rsidDel="00000000" w:rsidP="00000000" w:rsidRDefault="00000000" w:rsidRPr="00000000" w14:paraId="000002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1.4-Strategy: O primeiro padrão</w:t>
      </w:r>
    </w:p>
    <w:p w:rsidR="00000000" w:rsidDel="00000000" w:rsidP="00000000" w:rsidRDefault="00000000" w:rsidRPr="00000000" w14:paraId="000002B5">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pagina 14-18</w:t>
      </w:r>
    </w:p>
    <w:p w:rsidR="00000000" w:rsidDel="00000000" w:rsidP="00000000" w:rsidRDefault="00000000" w:rsidRPr="00000000" w14:paraId="000002B6">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7">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2B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2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2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C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2C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2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C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2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2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2C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2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2C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D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33-Programação de Alarmes</w:t>
      </w:r>
    </w:p>
    <w:p w:rsidR="00000000" w:rsidDel="00000000" w:rsidP="00000000" w:rsidRDefault="00000000" w:rsidRPr="00000000" w14:paraId="000002D3">
      <w:pPr>
        <w:pStyle w:val="Heading3"/>
        <w:jc w:val="center"/>
        <w:rPr/>
      </w:pPr>
      <w:bookmarkStart w:colFirst="0" w:colLast="0" w:name="_heading=h.vfetkv6eobfz" w:id="2"/>
      <w:bookmarkEnd w:id="2"/>
      <w:r w:rsidDel="00000000" w:rsidR="00000000" w:rsidRPr="00000000">
        <w:rPr/>
        <w:drawing>
          <wp:inline distB="0" distT="0" distL="0" distR="0">
            <wp:extent cx="2209800" cy="390525"/>
            <wp:effectExtent b="0" l="0" r="0" t="0"/>
            <wp:docPr id="57"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jc w:val="center"/>
        <w:rPr/>
      </w:pPr>
      <w:r w:rsidDel="00000000" w:rsidR="00000000" w:rsidRPr="00000000">
        <w:rPr>
          <w:rFonts w:ascii="Arial" w:cs="Arial" w:eastAsia="Arial" w:hAnsi="Arial"/>
          <w:sz w:val="20"/>
          <w:szCs w:val="20"/>
          <w:rtl w:val="0"/>
        </w:rPr>
        <w:t xml:space="preserve">Autor: Android Studio</w:t>
      </w:r>
      <w:r w:rsidDel="00000000" w:rsidR="00000000" w:rsidRPr="00000000">
        <w:rPr>
          <w:rtl w:val="0"/>
        </w:rPr>
      </w:r>
    </w:p>
    <w:sectPr>
      <w:headerReference r:id="rId72" w:type="default"/>
      <w:pgSz w:h="16838" w:w="11906" w:orient="portrait"/>
      <w:pgMar w:bottom="1133.8582677165355" w:top="1700.7874015748032" w:left="1700.7874015748032"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Andrade" w:id="0" w:date="2023-01-11T23:11:34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inserir mais conteudo aqui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8.png"/><Relationship Id="rId41" Type="http://schemas.openxmlformats.org/officeDocument/2006/relationships/image" Target="media/image54.png"/><Relationship Id="rId44" Type="http://schemas.openxmlformats.org/officeDocument/2006/relationships/image" Target="media/image29.png"/><Relationship Id="rId43" Type="http://schemas.openxmlformats.org/officeDocument/2006/relationships/image" Target="media/image34.png"/><Relationship Id="rId46" Type="http://schemas.openxmlformats.org/officeDocument/2006/relationships/image" Target="media/image11.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jpg"/><Relationship Id="rId48" Type="http://schemas.openxmlformats.org/officeDocument/2006/relationships/image" Target="media/image7.png"/><Relationship Id="rId47" Type="http://schemas.openxmlformats.org/officeDocument/2006/relationships/image" Target="media/image8.png"/><Relationship Id="rId4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2" Type="http://schemas.openxmlformats.org/officeDocument/2006/relationships/header" Target="header1.xml"/><Relationship Id="rId31" Type="http://schemas.openxmlformats.org/officeDocument/2006/relationships/image" Target="media/image46.png"/><Relationship Id="rId30" Type="http://schemas.openxmlformats.org/officeDocument/2006/relationships/image" Target="media/image14.png"/><Relationship Id="rId33" Type="http://schemas.openxmlformats.org/officeDocument/2006/relationships/image" Target="media/image47.png"/><Relationship Id="rId32" Type="http://schemas.openxmlformats.org/officeDocument/2006/relationships/image" Target="media/image52.png"/><Relationship Id="rId35" Type="http://schemas.openxmlformats.org/officeDocument/2006/relationships/image" Target="media/image48.png"/><Relationship Id="rId34" Type="http://schemas.openxmlformats.org/officeDocument/2006/relationships/image" Target="media/image53.png"/><Relationship Id="rId71" Type="http://schemas.openxmlformats.org/officeDocument/2006/relationships/image" Target="media/image4.png"/><Relationship Id="rId70" Type="http://schemas.openxmlformats.org/officeDocument/2006/relationships/hyperlink" Target="https://firebase.google.com/docs/database/android/structure-data" TargetMode="External"/><Relationship Id="rId37" Type="http://schemas.openxmlformats.org/officeDocument/2006/relationships/image" Target="media/image26.png"/><Relationship Id="rId36" Type="http://schemas.openxmlformats.org/officeDocument/2006/relationships/image" Target="media/image24.png"/><Relationship Id="rId39" Type="http://schemas.openxmlformats.org/officeDocument/2006/relationships/image" Target="media/image41.png"/><Relationship Id="rId38" Type="http://schemas.openxmlformats.org/officeDocument/2006/relationships/image" Target="media/image27.png"/><Relationship Id="rId62" Type="http://schemas.openxmlformats.org/officeDocument/2006/relationships/hyperlink" Target="https://firebase.google.com/docs/reference/android/com/google/firebase/database/DatabaseReference#push()" TargetMode="External"/><Relationship Id="rId61" Type="http://schemas.openxmlformats.org/officeDocument/2006/relationships/image" Target="media/image50.jpg"/><Relationship Id="rId20" Type="http://schemas.openxmlformats.org/officeDocument/2006/relationships/image" Target="media/image25.png"/><Relationship Id="rId64" Type="http://schemas.openxmlformats.org/officeDocument/2006/relationships/hyperlink" Target="https://firebase.google.com/products/auth?gclid=CjwKCAiA76-dBhByEiwAA0_s9To21pNpQy3x9y79Uyl8YgNx3iwk0U0Ox8dx45IfKmPpNjXxG22eVhoCC60QAvD_BwE&amp;gclsrc=aw.ds" TargetMode="External"/><Relationship Id="rId63" Type="http://schemas.openxmlformats.org/officeDocument/2006/relationships/hyperlink" Target="https://www.ibm.com/br-pt/cloud/learn/esb#:~:text=Um%20ESB%2C%20ou%20barramento%20de,como%20interfaces%20de%20servi%C3%A7o%20para" TargetMode="External"/><Relationship Id="rId22" Type="http://schemas.openxmlformats.org/officeDocument/2006/relationships/image" Target="media/image39.png"/><Relationship Id="rId66" Type="http://schemas.openxmlformats.org/officeDocument/2006/relationships/hyperlink" Target="https://www.jivochat.com.br/blog/ferramentas/o-que-e-callback.html" TargetMode="External"/><Relationship Id="rId21" Type="http://schemas.openxmlformats.org/officeDocument/2006/relationships/image" Target="media/image31.png"/><Relationship Id="rId65" Type="http://schemas.openxmlformats.org/officeDocument/2006/relationships/hyperlink" Target="https://www.devmedia.com.br/uso-de-polimorfismo-em-java/26140" TargetMode="External"/><Relationship Id="rId24" Type="http://schemas.openxmlformats.org/officeDocument/2006/relationships/image" Target="media/image37.png"/><Relationship Id="rId68" Type="http://schemas.openxmlformats.org/officeDocument/2006/relationships/hyperlink" Target="https://www.developer.com/guides/exploring-the-android-speech-api-for-voice-recognition/" TargetMode="External"/><Relationship Id="rId23" Type="http://schemas.openxmlformats.org/officeDocument/2006/relationships/image" Target="media/image40.png"/><Relationship Id="rId67" Type="http://schemas.openxmlformats.org/officeDocument/2006/relationships/hyperlink" Target="https://pt.stackoverflow.com/questions/27177/o-que-%C3%A9-callback" TargetMode="External"/><Relationship Id="rId60" Type="http://schemas.openxmlformats.org/officeDocument/2006/relationships/image" Target="media/image44.png"/><Relationship Id="rId26" Type="http://schemas.openxmlformats.org/officeDocument/2006/relationships/image" Target="media/image38.png"/><Relationship Id="rId25" Type="http://schemas.openxmlformats.org/officeDocument/2006/relationships/image" Target="media/image45.png"/><Relationship Id="rId69"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28" Type="http://schemas.openxmlformats.org/officeDocument/2006/relationships/image" Target="media/image36.png"/><Relationship Id="rId27" Type="http://schemas.openxmlformats.org/officeDocument/2006/relationships/image" Target="media/image51.png"/><Relationship Id="rId29"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15.png"/><Relationship Id="rId53" Type="http://schemas.openxmlformats.org/officeDocument/2006/relationships/image" Target="media/image10.png"/><Relationship Id="rId52" Type="http://schemas.openxmlformats.org/officeDocument/2006/relationships/image" Target="media/image19.png"/><Relationship Id="rId11" Type="http://schemas.openxmlformats.org/officeDocument/2006/relationships/image" Target="media/image3.png"/><Relationship Id="rId55" Type="http://schemas.openxmlformats.org/officeDocument/2006/relationships/image" Target="media/image1.png"/><Relationship Id="rId10" Type="http://schemas.openxmlformats.org/officeDocument/2006/relationships/image" Target="media/image30.png"/><Relationship Id="rId54" Type="http://schemas.openxmlformats.org/officeDocument/2006/relationships/image" Target="media/image13.png"/><Relationship Id="rId13" Type="http://schemas.openxmlformats.org/officeDocument/2006/relationships/image" Target="media/image16.png"/><Relationship Id="rId57" Type="http://schemas.openxmlformats.org/officeDocument/2006/relationships/image" Target="media/image12.png"/><Relationship Id="rId12" Type="http://schemas.openxmlformats.org/officeDocument/2006/relationships/image" Target="media/image17.png"/><Relationship Id="rId56" Type="http://schemas.openxmlformats.org/officeDocument/2006/relationships/image" Target="media/image9.png"/><Relationship Id="rId15" Type="http://schemas.openxmlformats.org/officeDocument/2006/relationships/image" Target="media/image23.png"/><Relationship Id="rId59" Type="http://schemas.openxmlformats.org/officeDocument/2006/relationships/image" Target="media/image49.png"/><Relationship Id="rId14" Type="http://schemas.openxmlformats.org/officeDocument/2006/relationships/image" Target="media/image42.png"/><Relationship Id="rId58" Type="http://schemas.openxmlformats.org/officeDocument/2006/relationships/image" Target="media/image21.png"/><Relationship Id="rId17" Type="http://schemas.openxmlformats.org/officeDocument/2006/relationships/image" Target="media/image32.png"/><Relationship Id="rId16" Type="http://schemas.openxmlformats.org/officeDocument/2006/relationships/image" Target="media/image43.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zhd8/0kgyV+xTQ7ZHlN5Jakk0w==">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