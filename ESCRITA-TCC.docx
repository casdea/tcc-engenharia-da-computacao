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72"/>
          <w:szCs w:val="72"/>
        </w:rPr>
      </w:pPr>
      <w:r w:rsidDel="00000000" w:rsidR="00000000" w:rsidRPr="00000000">
        <w:rPr>
          <w:sz w:val="72"/>
          <w:szCs w:val="72"/>
          <w:rtl w:val="0"/>
        </w:rPr>
        <w:t xml:space="preserve">DESENVOLVIMENTO</w:t>
      </w:r>
    </w:p>
    <w:p w:rsidR="00000000" w:rsidDel="00000000" w:rsidP="00000000" w:rsidRDefault="00000000" w:rsidRPr="00000000" w14:paraId="00000002">
      <w:pPr>
        <w:tabs>
          <w:tab w:val="left" w:leader="none" w:pos="850.3937007874015"/>
        </w:tabs>
        <w:jc w:val="both"/>
        <w:rPr/>
      </w:pPr>
      <w:r w:rsidDel="00000000" w:rsidR="00000000" w:rsidRPr="00000000">
        <w:rPr>
          <w:rtl w:val="0"/>
        </w:rPr>
        <w:tab/>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tl w:val="0"/>
        </w:rPr>
        <w:t xml:space="preserve">Figura</w:t>
      </w:r>
      <w:r w:rsidDel="00000000" w:rsidR="00000000" w:rsidRPr="00000000">
        <w:rPr>
          <w:rtl w:val="0"/>
        </w:rPr>
        <w:t xml:space="preserve"> 1.</w:t>
      </w:r>
    </w:p>
    <w:sdt>
      <w:sdtPr>
        <w:tag w:val="goog_rdk_3"/>
      </w:sdtPr>
      <w:sdtContent>
        <w:p w:rsidR="00000000" w:rsidDel="00000000" w:rsidP="00000000" w:rsidRDefault="00000000" w:rsidRPr="00000000" w14:paraId="00000003">
          <w:pPr>
            <w:rPr>
              <w:ins w:author="Agostinho Castro" w:id="0" w:date="2023-01-11T20:21:13Z"/>
            </w:rPr>
          </w:pPr>
          <w:sdt>
            <w:sdtPr>
              <w:tag w:val="goog_rdk_1"/>
            </w:sdtPr>
            <w:sdtContent>
              <w:ins w:author="Agostinho Castro" w:id="0" w:date="2023-01-11T20:21:13Z"/>
              <w:sdt>
                <w:sdtPr>
                  <w:tag w:val="goog_rdk_2"/>
                </w:sdtPr>
                <w:sdtContent>
                  <w:commentRangeStart w:id="0"/>
                </w:sdtContent>
              </w:sdt>
              <w:ins w:author="Agostinho Castro" w:id="0" w:date="2023-01-11T20:21:13Z">
                <w:r w:rsidDel="00000000" w:rsidR="00000000" w:rsidRPr="00000000">
                  <w:rPr>
                    <w:rtl w:val="0"/>
                  </w:rPr>
                </w:r>
              </w:ins>
            </w:sdtContent>
          </w:sdt>
        </w:p>
      </w:sdtContent>
    </w:sdt>
    <w:p w:rsidR="00000000" w:rsidDel="00000000" w:rsidP="00000000" w:rsidRDefault="00000000" w:rsidRPr="00000000" w14:paraId="00000004">
      <w:pPr>
        <w:ind w:left="0" w:firstLine="0"/>
        <w:jc w:val="center"/>
        <w:rPr/>
      </w:pPr>
      <w:commentRangeEnd w:id="0"/>
      <w:r w:rsidDel="00000000" w:rsidR="00000000" w:rsidRPr="00000000">
        <w:commentReference w:id="0"/>
      </w:r>
      <w:r w:rsidDel="00000000" w:rsidR="00000000" w:rsidRPr="00000000">
        <w:rPr>
          <w:rtl w:val="0"/>
        </w:rPr>
        <w:t xml:space="preserve">Figura 1</w:t>
      </w:r>
      <w:r w:rsidDel="00000000" w:rsidR="00000000" w:rsidRPr="00000000">
        <w:rPr>
          <w:rtl w:val="0"/>
        </w:rPr>
        <w:t xml:space="preserve"> - Visão geral da concepção do aplicativo AMU.</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5399912" cy="4295140"/>
            <wp:effectExtent b="0" l="0" r="0" t="0"/>
            <wp:docPr id="96" name="image35.jpg"/>
            <a:graphic>
              <a:graphicData uri="http://schemas.openxmlformats.org/drawingml/2006/picture">
                <pic:pic>
                  <pic:nvPicPr>
                    <pic:cNvPr id="0" name="image35.jpg"/>
                    <pic:cNvPicPr preferRelativeResize="0"/>
                  </pic:nvPicPr>
                  <pic:blipFill>
                    <a:blip r:embed="rId9"/>
                    <a:srcRect b="0" l="0" r="0" t="0"/>
                    <a:stretch>
                      <a:fillRect/>
                    </a:stretch>
                  </pic:blipFill>
                  <pic:spPr>
                    <a:xfrm>
                      <a:off x="0" y="0"/>
                      <a:ext cx="5399912" cy="42951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(Fonte: o Autor)</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ind w:firstLine="720"/>
        <w:jc w:val="both"/>
        <w:rPr/>
      </w:pPr>
      <w:r w:rsidDel="00000000" w:rsidR="00000000" w:rsidRPr="00000000">
        <w:rPr>
          <w:rtl w:val="0"/>
        </w:rPr>
        <w:t xml:space="preserve">Através da </w:t>
      </w:r>
      <w:r w:rsidDel="00000000" w:rsidR="00000000" w:rsidRPr="00000000">
        <w:rPr>
          <w:rtl w:val="0"/>
        </w:rPr>
        <w:t xml:space="preserve">Figura </w:t>
      </w:r>
      <w:r w:rsidDel="00000000" w:rsidR="00000000" w:rsidRPr="00000000">
        <w:rPr>
          <w:rtl w:val="0"/>
        </w:rPr>
        <w:t xml:space="preserve">1 pode-se observar os principais elementos do AMU, ou seja:</w:t>
      </w:r>
    </w:p>
    <w:p w:rsidR="00000000" w:rsidDel="00000000" w:rsidP="00000000" w:rsidRDefault="00000000" w:rsidRPr="00000000" w14:paraId="00000009">
      <w:pPr>
        <w:numPr>
          <w:ilvl w:val="0"/>
          <w:numId w:val="5"/>
        </w:numPr>
        <w:spacing w:after="0" w:lineRule="auto"/>
        <w:ind w:left="720" w:hanging="360"/>
        <w:rPr>
          <w:rFonts w:ascii="Calibri" w:cs="Calibri" w:eastAsia="Calibri" w:hAnsi="Calibri"/>
        </w:rPr>
      </w:pPr>
      <w:r w:rsidDel="00000000" w:rsidR="00000000" w:rsidRPr="00000000">
        <w:rPr>
          <w:rtl w:val="0"/>
        </w:rPr>
        <w:t xml:space="preserve">Cliente</w:t>
      </w:r>
    </w:p>
    <w:p w:rsidR="00000000" w:rsidDel="00000000" w:rsidP="00000000" w:rsidRDefault="00000000" w:rsidRPr="00000000" w14:paraId="0000000A">
      <w:pPr>
        <w:numPr>
          <w:ilvl w:val="0"/>
          <w:numId w:val="5"/>
        </w:numPr>
        <w:spacing w:after="0" w:lineRule="auto"/>
        <w:ind w:left="720" w:hanging="360"/>
        <w:rPr>
          <w:rFonts w:ascii="Calibri" w:cs="Calibri" w:eastAsia="Calibri" w:hAnsi="Calibri"/>
        </w:rPr>
      </w:pPr>
      <w:r w:rsidDel="00000000" w:rsidR="00000000" w:rsidRPr="00000000">
        <w:rPr>
          <w:rtl w:val="0"/>
        </w:rPr>
        <w:t xml:space="preserve">Barramento de Serviços</w:t>
      </w:r>
    </w:p>
    <w:p w:rsidR="00000000" w:rsidDel="00000000" w:rsidP="00000000" w:rsidRDefault="00000000" w:rsidRPr="00000000" w14:paraId="0000000B">
      <w:pPr>
        <w:numPr>
          <w:ilvl w:val="0"/>
          <w:numId w:val="5"/>
        </w:numPr>
        <w:spacing w:after="0" w:lineRule="auto"/>
        <w:ind w:left="720" w:hanging="360"/>
        <w:rPr>
          <w:rFonts w:ascii="Calibri" w:cs="Calibri" w:eastAsia="Calibri" w:hAnsi="Calibri"/>
        </w:rPr>
      </w:pPr>
      <w:r w:rsidDel="00000000" w:rsidR="00000000" w:rsidRPr="00000000">
        <w:rPr>
          <w:rtl w:val="0"/>
        </w:rPr>
        <w:t xml:space="preserve">Interface de Bulário Eletrônico</w:t>
      </w:r>
    </w:p>
    <w:p w:rsidR="00000000" w:rsidDel="00000000" w:rsidP="00000000" w:rsidRDefault="00000000" w:rsidRPr="00000000" w14:paraId="0000000C">
      <w:pPr>
        <w:numPr>
          <w:ilvl w:val="0"/>
          <w:numId w:val="5"/>
        </w:numPr>
        <w:spacing w:after="0" w:lineRule="auto"/>
        <w:ind w:left="720" w:hanging="360"/>
        <w:rPr>
          <w:rFonts w:ascii="Calibri" w:cs="Calibri" w:eastAsia="Calibri" w:hAnsi="Calibri"/>
        </w:rPr>
      </w:pPr>
      <w:r w:rsidDel="00000000" w:rsidR="00000000" w:rsidRPr="00000000">
        <w:rPr>
          <w:rtl w:val="0"/>
        </w:rPr>
        <w:t xml:space="preserve">Interface de Integração de Usuário</w:t>
      </w:r>
    </w:p>
    <w:p w:rsidR="00000000" w:rsidDel="00000000" w:rsidP="00000000" w:rsidRDefault="00000000" w:rsidRPr="00000000" w14:paraId="0000000D">
      <w:pPr>
        <w:numPr>
          <w:ilvl w:val="0"/>
          <w:numId w:val="5"/>
        </w:numPr>
        <w:ind w:left="720" w:hanging="360"/>
        <w:rPr>
          <w:rFonts w:ascii="Calibri" w:cs="Calibri" w:eastAsia="Calibri" w:hAnsi="Calibri"/>
        </w:rPr>
      </w:pPr>
      <w:r w:rsidDel="00000000" w:rsidR="00000000" w:rsidRPr="00000000">
        <w:rPr>
          <w:rtl w:val="0"/>
        </w:rPr>
        <w:t xml:space="preserve">Interface de Acesso ao Banco de Dados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Esses elementos são descritos da forma como segue:</w:t>
      </w:r>
    </w:p>
    <w:p w:rsidR="00000000" w:rsidDel="00000000" w:rsidP="00000000" w:rsidRDefault="00000000" w:rsidRPr="00000000" w14:paraId="00000010">
      <w:pPr>
        <w:numPr>
          <w:ilvl w:val="0"/>
          <w:numId w:val="4"/>
        </w:numPr>
        <w:ind w:left="720" w:hanging="36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Cliente</w:t>
      </w:r>
    </w:p>
    <w:p w:rsidR="00000000" w:rsidDel="00000000" w:rsidP="00000000" w:rsidRDefault="00000000" w:rsidRPr="00000000" w14:paraId="00000011">
      <w:pPr>
        <w:ind w:left="360" w:firstLine="348"/>
        <w:jc w:val="both"/>
        <w:rPr/>
      </w:pPr>
      <w:r w:rsidDel="00000000" w:rsidR="00000000" w:rsidRPr="00000000">
        <w:rPr>
          <w:rtl w:val="0"/>
        </w:rPr>
        <w:t xml:space="preserve">Objetivamente falando </w:t>
      </w:r>
      <w:r w:rsidDel="00000000" w:rsidR="00000000" w:rsidRPr="00000000">
        <w:rPr>
          <w:rtl w:val="0"/>
        </w:rPr>
        <w:t xml:space="preserve">é</w:t>
      </w:r>
      <w:r w:rsidDel="00000000" w:rsidR="00000000" w:rsidRPr="00000000">
        <w:rPr>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tl w:val="0"/>
        </w:rPr>
        <w:t xml:space="preserve">horários. A seguir alguns tipos de tipos</w:t>
      </w:r>
      <w:r w:rsidDel="00000000" w:rsidR="00000000" w:rsidRPr="00000000">
        <w:rPr>
          <w:rtl w:val="0"/>
        </w:rPr>
        <w:t xml:space="preserve"> de clientes relacionados com o AMU.</w:t>
      </w:r>
    </w:p>
    <w:p w:rsidR="00000000" w:rsidDel="00000000" w:rsidP="00000000" w:rsidRDefault="00000000" w:rsidRPr="00000000" w14:paraId="00000012">
      <w:pPr>
        <w:ind w:left="360" w:firstLine="360"/>
        <w:jc w:val="both"/>
        <w:rPr/>
      </w:pPr>
      <w:r w:rsidDel="00000000" w:rsidR="00000000" w:rsidRPr="00000000">
        <w:rPr>
          <w:rtl w:val="0"/>
        </w:rPr>
        <w:t xml:space="preserve">A Figura 2 representa  janelas de entrada de dados no AMU, como: cadastro de usuário/cadastro de medicamento ou cadastro de perfil.</w:t>
      </w:r>
    </w:p>
    <w:p w:rsidR="00000000" w:rsidDel="00000000" w:rsidP="00000000" w:rsidRDefault="00000000" w:rsidRPr="00000000" w14:paraId="00000013">
      <w:pPr>
        <w:ind w:left="360" w:firstLine="348"/>
        <w:jc w:val="both"/>
        <w:rPr/>
      </w:pPr>
      <w:r w:rsidDel="00000000" w:rsidR="00000000" w:rsidRPr="00000000">
        <w:rPr>
          <w:rtl w:val="0"/>
        </w:rPr>
      </w:r>
    </w:p>
    <w:p w:rsidR="00000000" w:rsidDel="00000000" w:rsidP="00000000" w:rsidRDefault="00000000" w:rsidRPr="00000000" w14:paraId="00000014">
      <w:pPr>
        <w:ind w:left="360" w:firstLine="348"/>
        <w:jc w:val="center"/>
        <w:rPr/>
      </w:pPr>
      <w:r w:rsidDel="00000000" w:rsidR="00000000" w:rsidRPr="00000000">
        <w:rPr>
          <w:rtl w:val="0"/>
        </w:rPr>
        <w:t xml:space="preserve">Figura </w:t>
      </w:r>
      <w:r w:rsidDel="00000000" w:rsidR="00000000" w:rsidRPr="00000000">
        <w:rPr>
          <w:rtl w:val="0"/>
        </w:rPr>
        <w:t xml:space="preserve">2-Entrada de Dados</w:t>
      </w:r>
    </w:p>
    <w:p w:rsidR="00000000" w:rsidDel="00000000" w:rsidP="00000000" w:rsidRDefault="00000000" w:rsidRPr="00000000" w14:paraId="00000015">
      <w:pPr>
        <w:ind w:left="360" w:firstLine="348"/>
        <w:jc w:val="center"/>
        <w:rPr/>
      </w:pPr>
      <w:r w:rsidDel="00000000" w:rsidR="00000000" w:rsidRPr="00000000">
        <w:rPr/>
        <w:drawing>
          <wp:inline distB="114300" distT="114300" distL="114300" distR="114300">
            <wp:extent cx="781050" cy="657225"/>
            <wp:effectExtent b="0" l="0" r="0" t="0"/>
            <wp:docPr id="7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360" w:firstLine="348"/>
        <w:jc w:val="center"/>
        <w:rPr/>
      </w:pPr>
      <w:r w:rsidDel="00000000" w:rsidR="00000000" w:rsidRPr="00000000">
        <w:rPr>
          <w:rtl w:val="0"/>
        </w:rPr>
        <w:t xml:space="preserve">Fonte: Android Studio</w:t>
      </w:r>
    </w:p>
    <w:p w:rsidR="00000000" w:rsidDel="00000000" w:rsidP="00000000" w:rsidRDefault="00000000" w:rsidRPr="00000000" w14:paraId="00000017">
      <w:pPr>
        <w:ind w:left="360" w:firstLine="360"/>
        <w:rPr/>
      </w:pPr>
      <w:r w:rsidDel="00000000" w:rsidR="00000000" w:rsidRPr="00000000">
        <w:rPr>
          <w:rtl w:val="0"/>
        </w:rPr>
        <w:t xml:space="preserve">As janelas  com listas de dados no AMU, como: a  lista de medicamentos, /lista de horários, /lista de pesquisa da ANVISA, são representadas pela Figura 3.</w:t>
      </w:r>
    </w:p>
    <w:p w:rsidR="00000000" w:rsidDel="00000000" w:rsidP="00000000" w:rsidRDefault="00000000" w:rsidRPr="00000000" w14:paraId="00000018">
      <w:pPr>
        <w:ind w:left="360" w:firstLine="348"/>
        <w:jc w:val="center"/>
        <w:rPr/>
      </w:pPr>
      <w:r w:rsidDel="00000000" w:rsidR="00000000" w:rsidRPr="00000000">
        <w:rPr>
          <w:rtl w:val="0"/>
        </w:rPr>
      </w:r>
    </w:p>
    <w:p w:rsidR="00000000" w:rsidDel="00000000" w:rsidP="00000000" w:rsidRDefault="00000000" w:rsidRPr="00000000" w14:paraId="00000019">
      <w:pPr>
        <w:ind w:left="360" w:firstLine="348"/>
        <w:jc w:val="center"/>
        <w:rPr/>
      </w:pPr>
      <w:r w:rsidDel="00000000" w:rsidR="00000000" w:rsidRPr="00000000">
        <w:rPr>
          <w:rtl w:val="0"/>
        </w:rPr>
        <w:t xml:space="preserve">Figura 3-Listas de Pesquisa</w:t>
      </w:r>
    </w:p>
    <w:p w:rsidR="00000000" w:rsidDel="00000000" w:rsidP="00000000" w:rsidRDefault="00000000" w:rsidRPr="00000000" w14:paraId="0000001A">
      <w:pPr>
        <w:ind w:left="360" w:firstLine="348"/>
        <w:jc w:val="center"/>
        <w:rPr/>
      </w:pPr>
      <w:r w:rsidDel="00000000" w:rsidR="00000000" w:rsidRPr="00000000">
        <w:rPr/>
        <w:drawing>
          <wp:inline distB="114300" distT="114300" distL="114300" distR="114300">
            <wp:extent cx="485775" cy="581025"/>
            <wp:effectExtent b="0" l="0" r="0" t="0"/>
            <wp:docPr id="7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B">
      <w:pPr>
        <w:ind w:left="360" w:firstLine="348"/>
        <w:jc w:val="center"/>
        <w:rPr/>
      </w:pPr>
      <w:r w:rsidDel="00000000" w:rsidR="00000000" w:rsidRPr="00000000">
        <w:rPr>
          <w:rtl w:val="0"/>
        </w:rPr>
        <w:t xml:space="preserve">Fonte: Android Studio</w:t>
      </w:r>
    </w:p>
    <w:p w:rsidR="00000000" w:rsidDel="00000000" w:rsidP="00000000" w:rsidRDefault="00000000" w:rsidRPr="00000000" w14:paraId="0000001C">
      <w:pPr>
        <w:ind w:left="360" w:firstLine="360"/>
        <w:jc w:val="both"/>
        <w:rPr/>
      </w:pPr>
      <w:r w:rsidDel="00000000" w:rsidR="00000000" w:rsidRPr="00000000">
        <w:rPr>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01D">
      <w:pPr>
        <w:ind w:left="360" w:firstLine="348"/>
        <w:jc w:val="center"/>
        <w:rPr/>
      </w:pPr>
      <w:r w:rsidDel="00000000" w:rsidR="00000000" w:rsidRPr="00000000">
        <w:rPr>
          <w:rtl w:val="0"/>
        </w:rPr>
        <w:t xml:space="preserve">Figura 4-Processos Autônomos</w:t>
      </w:r>
    </w:p>
    <w:p w:rsidR="00000000" w:rsidDel="00000000" w:rsidP="00000000" w:rsidRDefault="00000000" w:rsidRPr="00000000" w14:paraId="0000001E">
      <w:pPr>
        <w:ind w:left="360" w:firstLine="348"/>
        <w:jc w:val="center"/>
        <w:rPr/>
      </w:pPr>
      <w:r w:rsidDel="00000000" w:rsidR="00000000" w:rsidRPr="00000000">
        <w:rPr/>
        <w:drawing>
          <wp:inline distB="114300" distT="114300" distL="114300" distR="114300">
            <wp:extent cx="619125" cy="590550"/>
            <wp:effectExtent b="0" l="0" r="0" t="0"/>
            <wp:docPr id="7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 w:firstLine="348"/>
        <w:jc w:val="center"/>
        <w:rPr>
          <w:rFonts w:ascii="Arial" w:cs="Arial" w:eastAsia="Arial" w:hAnsi="Arial"/>
          <w:sz w:val="24"/>
          <w:szCs w:val="24"/>
        </w:rPr>
      </w:pPr>
      <w:r w:rsidDel="00000000" w:rsidR="00000000" w:rsidRPr="00000000">
        <w:rPr>
          <w:rtl w:val="0"/>
        </w:rPr>
        <w:t xml:space="preserve">Fonte: Aplicativo diagrams.net</w:t>
      </w:r>
      <w:r w:rsidDel="00000000" w:rsidR="00000000" w:rsidRPr="00000000">
        <w:rPr>
          <w:rtl w:val="0"/>
        </w:rPr>
      </w:r>
    </w:p>
    <w:p w:rsidR="00000000" w:rsidDel="00000000" w:rsidP="00000000" w:rsidRDefault="00000000" w:rsidRPr="00000000" w14:paraId="00000020">
      <w:pPr>
        <w:ind w:left="360" w:firstLine="360"/>
        <w:jc w:val="both"/>
        <w:rPr/>
      </w:pPr>
      <w:r w:rsidDel="00000000" w:rsidR="00000000" w:rsidRPr="00000000">
        <w:rPr>
          <w:rtl w:val="0"/>
        </w:rPr>
      </w:r>
    </w:p>
    <w:p w:rsidR="00000000" w:rsidDel="00000000" w:rsidP="00000000" w:rsidRDefault="00000000" w:rsidRPr="00000000" w14:paraId="00000021">
      <w:pPr>
        <w:numPr>
          <w:ilvl w:val="0"/>
          <w:numId w:val="4"/>
        </w:numPr>
        <w:ind w:left="720" w:hanging="360"/>
        <w:rPr>
          <w:b w:val="1"/>
          <w:sz w:val="24"/>
          <w:szCs w:val="24"/>
        </w:rPr>
      </w:pPr>
      <w:r w:rsidDel="00000000" w:rsidR="00000000" w:rsidRPr="00000000">
        <w:rPr>
          <w:b w:val="1"/>
          <w:sz w:val="24"/>
          <w:szCs w:val="24"/>
          <w:rtl w:val="0"/>
        </w:rPr>
        <w:t xml:space="preserve">Barramento de Serviços</w:t>
      </w:r>
    </w:p>
    <w:p w:rsidR="00000000" w:rsidDel="00000000" w:rsidP="00000000" w:rsidRDefault="00000000" w:rsidRPr="00000000" w14:paraId="00000022">
      <w:pPr>
        <w:ind w:firstLine="708"/>
        <w:jc w:val="both"/>
        <w:rPr/>
      </w:pPr>
      <w:r w:rsidDel="00000000" w:rsidR="00000000" w:rsidRPr="00000000">
        <w:rPr>
          <w:rtl w:val="0"/>
        </w:rPr>
        <w:t xml:space="preserve">A indicação do barramento de serviços indicada na Figura 1, o</w:t>
      </w:r>
      <w:r w:rsidDel="00000000" w:rsidR="00000000" w:rsidRPr="00000000">
        <w:rPr>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sdt>
        <w:sdtPr>
          <w:tag w:val="goog_rdk_4"/>
        </w:sdtPr>
        <w:sdtContent>
          <w:commentRangeStart w:id="1"/>
        </w:sdtContent>
      </w:sdt>
      <w:r w:rsidDel="00000000" w:rsidR="00000000" w:rsidRPr="00000000">
        <w:rPr>
          <w:rtl w:val="0"/>
        </w:rPr>
        <w:t xml:space="preserve">1</w:t>
      </w:r>
      <w:commentRangeEnd w:id="1"/>
      <w:r w:rsidDel="00000000" w:rsidR="00000000" w:rsidRPr="00000000">
        <w:commentReference w:id="1"/>
      </w:r>
      <w:r w:rsidDel="00000000" w:rsidR="00000000" w:rsidRPr="00000000">
        <w:rPr>
          <w:rtl w:val="0"/>
        </w:rPr>
        <w:t xml:space="preserve">). A Figura 5 mostra um barramento de serviços padrão. </w:t>
      </w:r>
    </w:p>
    <w:p w:rsidR="00000000" w:rsidDel="00000000" w:rsidP="00000000" w:rsidRDefault="00000000" w:rsidRPr="00000000" w14:paraId="00000023">
      <w:pPr>
        <w:ind w:left="360" w:firstLine="348"/>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rtl w:val="0"/>
        </w:rPr>
        <w:t xml:space="preserve">Figura 5-Representa o barramento de serviços</w:t>
      </w:r>
    </w:p>
    <w:p w:rsidR="00000000" w:rsidDel="00000000" w:rsidP="00000000" w:rsidRDefault="00000000" w:rsidRPr="00000000" w14:paraId="00000025">
      <w:pPr>
        <w:ind w:left="360" w:firstLine="348"/>
        <w:jc w:val="center"/>
        <w:rPr/>
      </w:pPr>
      <w:r w:rsidDel="00000000" w:rsidR="00000000" w:rsidRPr="00000000">
        <w:rPr/>
        <w:drawing>
          <wp:inline distB="114300" distT="114300" distL="114300" distR="114300">
            <wp:extent cx="3645712" cy="542925"/>
            <wp:effectExtent b="0" l="0" r="0" t="0"/>
            <wp:docPr id="6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45712"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360" w:firstLine="348"/>
        <w:jc w:val="center"/>
        <w:rPr/>
      </w:pPr>
      <w:r w:rsidDel="00000000" w:rsidR="00000000" w:rsidRPr="00000000">
        <w:rPr>
          <w:rtl w:val="0"/>
        </w:rPr>
      </w:r>
    </w:p>
    <w:p w:rsidR="00000000" w:rsidDel="00000000" w:rsidP="00000000" w:rsidRDefault="00000000" w:rsidRPr="00000000" w14:paraId="00000027">
      <w:pPr>
        <w:ind w:left="0" w:firstLine="720"/>
        <w:jc w:val="both"/>
        <w:rPr/>
      </w:pPr>
      <w:r w:rsidDel="00000000" w:rsidR="00000000" w:rsidRPr="00000000">
        <w:rPr>
          <w:rtl w:val="0"/>
        </w:rPr>
        <w:t xml:space="preserve">A representação da interface de barramento de serviços padrão entre as requisições vinda dos clientes e os serviços disponíveis é apresentada na Figura 5.  </w:t>
      </w:r>
      <w:sdt>
        <w:sdtPr>
          <w:tag w:val="goog_rdk_5"/>
        </w:sdtPr>
        <w:sdtContent>
          <w:commentRangeStart w:id="2"/>
        </w:sdtContent>
      </w:sdt>
      <w:r w:rsidDel="00000000" w:rsidR="00000000" w:rsidRPr="00000000">
        <w:rPr>
          <w:rtl w:val="0"/>
        </w:rPr>
        <w:t xml:space="preserve">As setas</w:t>
      </w:r>
      <w:commentRangeEnd w:id="2"/>
      <w:r w:rsidDel="00000000" w:rsidR="00000000" w:rsidRPr="00000000">
        <w:commentReference w:id="2"/>
      </w:r>
      <w:r w:rsidDel="00000000" w:rsidR="00000000" w:rsidRPr="00000000">
        <w:rPr>
          <w:rtl w:val="0"/>
        </w:rPr>
        <w:t xml:space="preserve"> indicam o fluxo das mensagens de envio / resposta.</w:t>
      </w:r>
    </w:p>
    <w:p w:rsidR="00000000" w:rsidDel="00000000" w:rsidP="00000000" w:rsidRDefault="00000000" w:rsidRPr="00000000" w14:paraId="00000028">
      <w:pPr>
        <w:ind w:left="360" w:firstLine="348"/>
        <w:rPr/>
      </w:pPr>
      <w:r w:rsidDel="00000000" w:rsidR="00000000" w:rsidRPr="00000000">
        <w:rPr>
          <w:rtl w:val="0"/>
        </w:rPr>
      </w:r>
    </w:p>
    <w:p w:rsidR="00000000" w:rsidDel="00000000" w:rsidP="00000000" w:rsidRDefault="00000000" w:rsidRPr="00000000" w14:paraId="00000029">
      <w:pPr>
        <w:numPr>
          <w:ilvl w:val="0"/>
          <w:numId w:val="4"/>
        </w:numPr>
        <w:ind w:left="720" w:hanging="360"/>
        <w:rPr>
          <w:b w:val="1"/>
          <w:sz w:val="24"/>
          <w:szCs w:val="24"/>
        </w:rPr>
      </w:pPr>
      <w:r w:rsidDel="00000000" w:rsidR="00000000" w:rsidRPr="00000000">
        <w:rPr>
          <w:b w:val="1"/>
          <w:sz w:val="24"/>
          <w:szCs w:val="24"/>
          <w:rtl w:val="0"/>
        </w:rPr>
        <w:t xml:space="preserve">Interface de Integração Bulário Eletrônico</w:t>
      </w:r>
    </w:p>
    <w:sdt>
      <w:sdtPr>
        <w:tag w:val="goog_rdk_22"/>
      </w:sdtPr>
      <w:sdtContent>
        <w:p w:rsidR="00000000" w:rsidDel="00000000" w:rsidP="00000000" w:rsidRDefault="00000000" w:rsidRPr="00000000" w14:paraId="0000002A">
          <w:pPr>
            <w:spacing w:line="360" w:lineRule="auto"/>
            <w:ind w:left="0" w:firstLine="0"/>
            <w:jc w:val="both"/>
            <w:rPr>
              <w:rFonts w:ascii="Arial" w:cs="Arial" w:eastAsia="Arial" w:hAnsi="Arial"/>
              <w:sz w:val="24"/>
              <w:szCs w:val="24"/>
            </w:rPr>
            <w:pPrChange w:author="Agostinho Castro" w:id="0" w:date="2023-01-11T20:48:07Z">
              <w:pPr>
                <w:spacing w:line="360" w:lineRule="auto"/>
                <w:ind w:firstLine="708"/>
                <w:jc w:val="both"/>
              </w:pPr>
            </w:pPrChange>
          </w:pPr>
          <w:sdt>
            <w:sdtPr>
              <w:tag w:val="goog_rdk_7"/>
            </w:sdtPr>
            <w:sdtContent>
              <w:ins w:author="Agostinho Castro" w:id="1" w:date="2023-01-11T20:48:09Z">
                <w:r w:rsidDel="00000000" w:rsidR="00000000" w:rsidRPr="00000000">
                  <w:rPr>
                    <w:b w:val="1"/>
                    <w:sz w:val="24"/>
                    <w:szCs w:val="24"/>
                    <w:rtl w:val="0"/>
                  </w:rPr>
                  <w:t xml:space="preserve">Sempre referenciando-se à Figura 1, a interface de integração bulário eletrônico é o </w:t>
                </w:r>
              </w:ins>
            </w:sdtContent>
          </w:sdt>
          <w:sdt>
            <w:sdtPr>
              <w:tag w:val="goog_rdk_8"/>
            </w:sdtPr>
            <w:sdtContent>
              <w:del w:author="Agostinho Castro" w:id="1" w:date="2023-01-11T20:48:09Z">
                <w:r w:rsidDel="00000000" w:rsidR="00000000" w:rsidRPr="00000000">
                  <w:rPr>
                    <w:rFonts w:ascii="Arial" w:cs="Arial" w:eastAsia="Arial" w:hAnsi="Arial"/>
                    <w:sz w:val="24"/>
                    <w:szCs w:val="24"/>
                    <w:rtl w:val="0"/>
                  </w:rPr>
                  <w:delText xml:space="preserve">Esse </w:delText>
                </w:r>
              </w:del>
            </w:sdtContent>
          </w:sdt>
          <w:r w:rsidDel="00000000" w:rsidR="00000000" w:rsidRPr="00000000">
            <w:rPr>
              <w:rFonts w:ascii="Arial" w:cs="Arial" w:eastAsia="Arial" w:hAnsi="Arial"/>
              <w:sz w:val="24"/>
              <w:szCs w:val="24"/>
              <w:rtl w:val="0"/>
            </w:rPr>
            <w:t xml:space="preserve">componente </w:t>
          </w:r>
          <w:sdt>
            <w:sdtPr>
              <w:tag w:val="goog_rdk_9"/>
            </w:sdtPr>
            <w:sdtContent>
              <w:ins w:author="Agostinho Castro" w:id="2" w:date="2023-01-11T20:49:02Z">
                <w:r w:rsidDel="00000000" w:rsidR="00000000" w:rsidRPr="00000000">
                  <w:rPr>
                    <w:rFonts w:ascii="Arial" w:cs="Arial" w:eastAsia="Arial" w:hAnsi="Arial"/>
                    <w:sz w:val="24"/>
                    <w:szCs w:val="24"/>
                    <w:rtl w:val="0"/>
                  </w:rPr>
                  <w:t xml:space="preserve">que </w:t>
                </w:r>
              </w:ins>
            </w:sdtContent>
          </w:sdt>
          <w:r w:rsidDel="00000000" w:rsidR="00000000" w:rsidRPr="00000000">
            <w:rPr>
              <w:rFonts w:ascii="Arial" w:cs="Arial" w:eastAsia="Arial" w:hAnsi="Arial"/>
              <w:sz w:val="24"/>
              <w:szCs w:val="24"/>
              <w:rtl w:val="0"/>
            </w:rPr>
            <w:t xml:space="preserve">possibilita criar uma ponte entre o serviço e a</w:t>
          </w:r>
          <w:sdt>
            <w:sdtPr>
              <w:tag w:val="goog_rdk_10"/>
            </w:sdtPr>
            <w:sdtContent>
              <w:ins w:author="Agostinho Castro" w:id="3" w:date="2023-01-11T20:49:27Z">
                <w:r w:rsidDel="00000000" w:rsidR="00000000" w:rsidRPr="00000000">
                  <w:rPr>
                    <w:rFonts w:ascii="Arial" w:cs="Arial" w:eastAsia="Arial" w:hAnsi="Arial"/>
                    <w:sz w:val="24"/>
                    <w:szCs w:val="24"/>
                    <w:rtl w:val="0"/>
                  </w:rPr>
                  <w:t xml:space="preserve">s</w:t>
                </w:r>
              </w:ins>
            </w:sdtContent>
          </w:sdt>
          <w:r w:rsidDel="00000000" w:rsidR="00000000" w:rsidRPr="00000000">
            <w:rPr>
              <w:rFonts w:ascii="Arial" w:cs="Arial" w:eastAsia="Arial" w:hAnsi="Arial"/>
              <w:sz w:val="24"/>
              <w:szCs w:val="24"/>
              <w:rtl w:val="0"/>
            </w:rPr>
            <w:t xml:space="preserve"> consulta</w:t>
          </w:r>
          <w:sdt>
            <w:sdtPr>
              <w:tag w:val="goog_rdk_11"/>
            </w:sdtPr>
            <w:sdtContent>
              <w:ins w:author="Agostinho Castro" w:id="4" w:date="2023-01-11T20:49:29Z">
                <w:r w:rsidDel="00000000" w:rsidR="00000000" w:rsidRPr="00000000">
                  <w:rPr>
                    <w:rFonts w:ascii="Arial" w:cs="Arial" w:eastAsia="Arial" w:hAnsi="Arial"/>
                    <w:sz w:val="24"/>
                    <w:szCs w:val="24"/>
                    <w:rtl w:val="0"/>
                  </w:rPr>
                  <w:t xml:space="preserve">s</w:t>
                </w:r>
              </w:ins>
            </w:sdtContent>
          </w:sdt>
          <w:r w:rsidDel="00000000" w:rsidR="00000000" w:rsidRPr="00000000">
            <w:rPr>
              <w:rFonts w:ascii="Arial" w:cs="Arial" w:eastAsia="Arial" w:hAnsi="Arial"/>
              <w:sz w:val="24"/>
              <w:szCs w:val="24"/>
              <w:rtl w:val="0"/>
            </w:rPr>
            <w:t xml:space="preserve"> </w:t>
          </w:r>
          <w:sdt>
            <w:sdtPr>
              <w:tag w:val="goog_rdk_12"/>
            </w:sdtPr>
            <w:sdtContent>
              <w:ins w:author="Agostinho Castro" w:id="5" w:date="2023-01-11T20:49:34Z">
                <w:r w:rsidDel="00000000" w:rsidR="00000000" w:rsidRPr="00000000">
                  <w:rPr>
                    <w:rFonts w:ascii="Arial" w:cs="Arial" w:eastAsia="Arial" w:hAnsi="Arial"/>
                    <w:sz w:val="24"/>
                    <w:szCs w:val="24"/>
                    <w:rtl w:val="0"/>
                  </w:rPr>
                  <w:t xml:space="preserve">às fontes</w:t>
                </w:r>
              </w:ins>
            </w:sdtContent>
          </w:sdt>
          <w:sdt>
            <w:sdtPr>
              <w:tag w:val="goog_rdk_13"/>
            </w:sdtPr>
            <w:sdtContent>
              <w:del w:author="Agostinho Castro" w:id="5" w:date="2023-01-11T20:49:34Z">
                <w:r w:rsidDel="00000000" w:rsidR="00000000" w:rsidRPr="00000000">
                  <w:rPr>
                    <w:rFonts w:ascii="Arial" w:cs="Arial" w:eastAsia="Arial" w:hAnsi="Arial"/>
                    <w:sz w:val="24"/>
                    <w:szCs w:val="24"/>
                    <w:rtl w:val="0"/>
                  </w:rPr>
                  <w:delText xml:space="preserve">a</w:delText>
                </w:r>
              </w:del>
            </w:sdtContent>
          </w:sdt>
          <w:sdt>
            <w:sdtPr>
              <w:tag w:val="goog_rdk_14"/>
            </w:sdtPr>
            <w:sdtContent>
              <w:ins w:author="Agostinho Castro" w:id="6" w:date="2023-01-11T20:49:16Z">
                <w:sdt>
                  <w:sdtPr>
                    <w:tag w:val="goog_rdk_15"/>
                  </w:sdtPr>
                  <w:sdtContent>
                    <w:del w:author="Agostinho Castro" w:id="5" w:date="2023-01-11T20:49:34Z">
                      <w:r w:rsidDel="00000000" w:rsidR="00000000" w:rsidRPr="00000000">
                        <w:rPr>
                          <w:rFonts w:ascii="Arial" w:cs="Arial" w:eastAsia="Arial" w:hAnsi="Arial"/>
                          <w:sz w:val="24"/>
                          <w:szCs w:val="24"/>
                          <w:rtl w:val="0"/>
                        </w:rPr>
                        <w:delText xml:space="preserve">s</w:delText>
                      </w:r>
                    </w:del>
                  </w:sdtContent>
                </w:sdt>
              </w:ins>
            </w:sdtContent>
          </w:sdt>
          <w:sdt>
            <w:sdtPr>
              <w:tag w:val="goog_rdk_16"/>
            </w:sdtPr>
            <w:sdtContent>
              <w:del w:author="Agostinho Castro" w:id="5" w:date="2023-01-11T20:49:34Z">
                <w:r w:rsidDel="00000000" w:rsidR="00000000" w:rsidRPr="00000000">
                  <w:rPr>
                    <w:rFonts w:ascii="Arial" w:cs="Arial" w:eastAsia="Arial" w:hAnsi="Arial"/>
                    <w:sz w:val="24"/>
                    <w:szCs w:val="24"/>
                    <w:rtl w:val="0"/>
                  </w:rPr>
                  <w:delText xml:space="preserve"> fontes</w:delText>
                </w:r>
              </w:del>
            </w:sdtContent>
          </w:sdt>
          <w:r w:rsidDel="00000000" w:rsidR="00000000" w:rsidRPr="00000000">
            <w:rPr>
              <w:rFonts w:ascii="Arial" w:cs="Arial" w:eastAsia="Arial" w:hAnsi="Arial"/>
              <w:sz w:val="24"/>
              <w:szCs w:val="24"/>
              <w:rtl w:val="0"/>
            </w:rPr>
            <w:t xml:space="preserve"> de dados de medicamentos. </w:t>
          </w:r>
          <w:sdt>
            <w:sdtPr>
              <w:tag w:val="goog_rdk_17"/>
            </w:sdtPr>
            <w:sdtContent>
              <w:ins w:author="Agostinho Castro" w:id="7" w:date="2023-01-11T20:49:52Z">
                <w:r w:rsidDel="00000000" w:rsidR="00000000" w:rsidRPr="00000000">
                  <w:rPr>
                    <w:rFonts w:ascii="Arial" w:cs="Arial" w:eastAsia="Arial" w:hAnsi="Arial"/>
                    <w:sz w:val="24"/>
                    <w:szCs w:val="24"/>
                    <w:rtl w:val="0"/>
                  </w:rPr>
                  <w:t xml:space="preserve">No presente trabalho,</w:t>
                </w:r>
              </w:ins>
            </w:sdtContent>
          </w:sdt>
          <w:sdt>
            <w:sdtPr>
              <w:tag w:val="goog_rdk_18"/>
            </w:sdtPr>
            <w:sdtContent>
              <w:del w:author="Agostinho Castro" w:id="7" w:date="2023-01-11T20:49:52Z">
                <w:r w:rsidDel="00000000" w:rsidR="00000000" w:rsidRPr="00000000">
                  <w:rPr>
                    <w:rFonts w:ascii="Arial" w:cs="Arial" w:eastAsia="Arial" w:hAnsi="Arial"/>
                    <w:sz w:val="24"/>
                    <w:szCs w:val="24"/>
                    <w:rtl w:val="0"/>
                  </w:rPr>
                  <w:delText xml:space="preserve">Aqui</w:delText>
                </w:r>
              </w:del>
            </w:sdtContent>
          </w:sdt>
          <w:r w:rsidDel="00000000" w:rsidR="00000000" w:rsidRPr="00000000">
            <w:rPr>
              <w:rFonts w:ascii="Arial" w:cs="Arial" w:eastAsia="Arial" w:hAnsi="Arial"/>
              <w:sz w:val="24"/>
              <w:szCs w:val="24"/>
              <w:rtl w:val="0"/>
            </w:rPr>
            <w:t xml:space="preserve"> utilizamos um padrão de projeto chamado “Strategy” com a finalidade de abstrair a fonte de dados que utilizamos. A ideia básica é impedir que o aplicativo conheça os detalhes da consulta de medicamento ao ponto de, em uma situação de trocar de fonte de dados, tal mudança não gerar nenhum tipo de problema para o restante do projeto</w:t>
          </w:r>
          <w:sdt>
            <w:sdtPr>
              <w:tag w:val="goog_rdk_19"/>
            </w:sdtPr>
            <w:sdtContent>
              <w:del w:author="Agostinho Castro" w:id="8" w:date="2023-01-11T20:51:13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20"/>
            </w:sdtPr>
            <w:sdtContent>
              <w:commentRangeStart w:id="3"/>
            </w:sdtContent>
          </w:sdt>
          <w:r w:rsidDel="00000000" w:rsidR="00000000" w:rsidRPr="00000000">
            <w:rPr>
              <w:rFonts w:ascii="Arial" w:cs="Arial" w:eastAsia="Arial" w:hAnsi="Arial"/>
              <w:sz w:val="24"/>
              <w:szCs w:val="24"/>
              <w:rtl w:val="0"/>
            </w:rPr>
            <w:t xml:space="preserve">(2)</w:t>
          </w:r>
          <w:sdt>
            <w:sdtPr>
              <w:tag w:val="goog_rdk_21"/>
            </w:sdtPr>
            <w:sdtContent>
              <w:ins w:author="Agostinho Castro" w:id="9" w:date="2023-01-11T20:51:17Z">
                <w:commentRangeEnd w:id="3"/>
                <w:r w:rsidDel="00000000" w:rsidR="00000000" w:rsidRPr="00000000">
                  <w:commentReference w:id="3"/>
                </w:r>
                <w:r w:rsidDel="00000000" w:rsidR="00000000" w:rsidRPr="00000000">
                  <w:rPr>
                    <w:rFonts w:ascii="Arial" w:cs="Arial" w:eastAsia="Arial" w:hAnsi="Arial"/>
                    <w:sz w:val="24"/>
                    <w:szCs w:val="24"/>
                    <w:rtl w:val="0"/>
                  </w:rPr>
                  <w:t xml:space="preserve">. A Figura 6 representa graficamente a interface bulário eletrônico.</w:t>
                </w:r>
              </w:ins>
            </w:sdtContent>
          </w:sdt>
          <w:r w:rsidDel="00000000" w:rsidR="00000000" w:rsidRPr="00000000">
            <w:rPr>
              <w:rtl w:val="0"/>
            </w:rPr>
          </w:r>
        </w:p>
      </w:sdtContent>
    </w:sdt>
    <w:p w:rsidR="00000000" w:rsidDel="00000000" w:rsidP="00000000" w:rsidRDefault="00000000" w:rsidRPr="00000000" w14:paraId="0000002B">
      <w:pPr>
        <w:ind w:left="360" w:firstLine="348"/>
        <w:rPr/>
      </w:pPr>
      <w:r w:rsidDel="00000000" w:rsidR="00000000" w:rsidRPr="00000000">
        <w:rPr>
          <w:rtl w:val="0"/>
        </w:rPr>
      </w:r>
    </w:p>
    <w:sdt>
      <w:sdtPr>
        <w:tag w:val="goog_rdk_25"/>
      </w:sdtPr>
      <w:sdtContent>
        <w:p w:rsidR="00000000" w:rsidDel="00000000" w:rsidP="00000000" w:rsidRDefault="00000000" w:rsidRPr="00000000" w14:paraId="0000002C">
          <w:pPr>
            <w:ind w:left="360" w:firstLine="348"/>
            <w:jc w:val="center"/>
            <w:rPr/>
            <w:pPrChange w:author="Agostinho Castro" w:id="0" w:date="2023-01-11T20:52:23Z">
              <w:pPr>
                <w:ind w:left="360" w:firstLine="348"/>
              </w:pPr>
            </w:pPrChange>
          </w:pPr>
          <w:r w:rsidDel="00000000" w:rsidR="00000000" w:rsidRPr="00000000">
            <w:rPr>
              <w:rtl w:val="0"/>
            </w:rPr>
            <w:t xml:space="preserve">Figura </w:t>
          </w:r>
          <w:sdt>
            <w:sdtPr>
              <w:tag w:val="goog_rdk_23"/>
            </w:sdtPr>
            <w:sdtContent>
              <w:ins w:author="Agostinho Castro" w:id="11" w:date="2023-01-11T20:52:37Z">
                <w:r w:rsidDel="00000000" w:rsidR="00000000" w:rsidRPr="00000000">
                  <w:rPr>
                    <w:rtl w:val="0"/>
                  </w:rPr>
                  <w:t xml:space="preserve">6</w:t>
                </w:r>
              </w:ins>
            </w:sdtContent>
          </w:sdt>
          <w:sdt>
            <w:sdtPr>
              <w:tag w:val="goog_rdk_24"/>
            </w:sdtPr>
            <w:sdtContent>
              <w:del w:author="Agostinho Castro" w:id="11" w:date="2023-01-11T20:52:37Z">
                <w:r w:rsidDel="00000000" w:rsidR="00000000" w:rsidRPr="00000000">
                  <w:rPr>
                    <w:rtl w:val="0"/>
                  </w:rPr>
                  <w:delText xml:space="preserve">1.e</w:delText>
                </w:r>
              </w:del>
            </w:sdtContent>
          </w:sdt>
          <w:r w:rsidDel="00000000" w:rsidR="00000000" w:rsidRPr="00000000">
            <w:rPr>
              <w:rtl w:val="0"/>
            </w:rPr>
          </w:r>
        </w:p>
      </w:sdtContent>
    </w:sdt>
    <w:sdt>
      <w:sdtPr>
        <w:tag w:val="goog_rdk_27"/>
      </w:sdtPr>
      <w:sdtContent>
        <w:p w:rsidR="00000000" w:rsidDel="00000000" w:rsidP="00000000" w:rsidRDefault="00000000" w:rsidRPr="00000000" w14:paraId="0000002D">
          <w:pPr>
            <w:ind w:left="360" w:firstLine="348"/>
            <w:jc w:val="center"/>
            <w:rPr>
              <w:ins w:author="Agostinho Castro" w:id="13" w:date="2023-01-11T20:52:28Z"/>
            </w:rPr>
          </w:pPr>
          <w:r w:rsidDel="00000000" w:rsidR="00000000" w:rsidRPr="00000000">
            <w:rPr/>
            <w:drawing>
              <wp:inline distB="114300" distT="114300" distL="114300" distR="114300">
                <wp:extent cx="1695450" cy="561975"/>
                <wp:effectExtent b="0" l="0" r="0" t="0"/>
                <wp:docPr id="9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695450" cy="561975"/>
                        </a:xfrm>
                        <a:prstGeom prst="rect"/>
                        <a:ln/>
                      </pic:spPr>
                    </pic:pic>
                  </a:graphicData>
                </a:graphic>
              </wp:inline>
            </w:drawing>
          </w:r>
          <w:sdt>
            <w:sdtPr>
              <w:tag w:val="goog_rdk_26"/>
            </w:sdtPr>
            <w:sdtContent>
              <w:ins w:author="Agostinho Castro" w:id="13" w:date="2023-01-11T20:52:28Z">
                <w:r w:rsidDel="00000000" w:rsidR="00000000" w:rsidRPr="00000000">
                  <w:rPr>
                    <w:rtl w:val="0"/>
                  </w:rPr>
                </w:r>
              </w:ins>
            </w:sdtContent>
          </w:sdt>
        </w:p>
      </w:sdtContent>
    </w:sdt>
    <w:sdt>
      <w:sdtPr>
        <w:tag w:val="goog_rdk_29"/>
      </w:sdtPr>
      <w:sdtContent>
        <w:p w:rsidR="00000000" w:rsidDel="00000000" w:rsidP="00000000" w:rsidRDefault="00000000" w:rsidRPr="00000000" w14:paraId="0000002E">
          <w:pPr>
            <w:ind w:left="360" w:firstLine="348"/>
            <w:jc w:val="center"/>
            <w:rPr/>
            <w:pPrChange w:author="Agostinho Castro" w:id="0" w:date="2023-01-11T20:52:26Z">
              <w:pPr>
                <w:ind w:left="360" w:firstLine="348"/>
              </w:pPr>
            </w:pPrChange>
          </w:pPr>
          <w:sdt>
            <w:sdtPr>
              <w:tag w:val="goog_rdk_28"/>
            </w:sdtPr>
            <w:sdtContent>
              <w:ins w:author="Agostinho Castro" w:id="13" w:date="2023-01-11T20:52:28Z">
                <w:r w:rsidDel="00000000" w:rsidR="00000000" w:rsidRPr="00000000">
                  <w:rPr>
                    <w:rtl w:val="0"/>
                  </w:rPr>
                  <w:t xml:space="preserve">Fonte:</w:t>
                </w:r>
              </w:ins>
            </w:sdtContent>
          </w:sdt>
          <w:r w:rsidDel="00000000" w:rsidR="00000000" w:rsidRPr="00000000">
            <w:rPr>
              <w:rtl w:val="0"/>
            </w:rPr>
          </w:r>
        </w:p>
      </w:sdtContent>
    </w:sdt>
    <w:sdt>
      <w:sdtPr>
        <w:tag w:val="goog_rdk_40"/>
      </w:sdtPr>
      <w:sdtContent>
        <w:p w:rsidR="00000000" w:rsidDel="00000000" w:rsidP="00000000" w:rsidRDefault="00000000" w:rsidRPr="00000000" w14:paraId="0000002F">
          <w:pPr>
            <w:ind w:left="360" w:firstLine="360"/>
            <w:jc w:val="both"/>
            <w:rPr>
              <w:ins w:author="Agostinho Castro" w:id="20" w:date="2023-01-11T20:55:03Z"/>
            </w:rPr>
          </w:pPr>
          <w:sdt>
            <w:sdtPr>
              <w:tag w:val="goog_rdk_31"/>
            </w:sdtPr>
            <w:sdtContent>
              <w:ins w:author="Agostinho Castro" w:id="15" w:date="2023-01-11T20:53:00Z">
                <w:r w:rsidDel="00000000" w:rsidR="00000000" w:rsidRPr="00000000">
                  <w:rPr>
                    <w:rtl w:val="0"/>
                  </w:rPr>
                  <w:t xml:space="preserve">A Figura 6 exemplifica graficamente </w:t>
                </w:r>
              </w:ins>
            </w:sdtContent>
          </w:sdt>
          <w:sdt>
            <w:sdtPr>
              <w:tag w:val="goog_rdk_32"/>
            </w:sdtPr>
            <w:sdtContent>
              <w:del w:author="Agostinho Castro" w:id="15" w:date="2023-01-11T20:53:00Z">
                <w:r w:rsidDel="00000000" w:rsidR="00000000" w:rsidRPr="00000000">
                  <w:rPr>
                    <w:rtl w:val="0"/>
                  </w:rPr>
                  <w:delText xml:space="preserve">Representa</w:delText>
                </w:r>
              </w:del>
            </w:sdtContent>
          </w:sdt>
          <w:r w:rsidDel="00000000" w:rsidR="00000000" w:rsidRPr="00000000">
            <w:rPr>
              <w:rtl w:val="0"/>
            </w:rPr>
            <w:t xml:space="preserve"> o componente container de integração entre qualquer fonte de dados de bula e o barramento de serviços. </w:t>
          </w:r>
          <w:sdt>
            <w:sdtPr>
              <w:tag w:val="goog_rdk_33"/>
            </w:sdtPr>
            <w:sdtContent>
              <w:ins w:author="Agostinho Castro" w:id="16" w:date="2023-01-11T20:53:43Z">
                <w:r w:rsidDel="00000000" w:rsidR="00000000" w:rsidRPr="00000000">
                  <w:rPr>
                    <w:rtl w:val="0"/>
                  </w:rPr>
                  <w:t xml:space="preserve">Adicionalmente, esse componete mostra o </w:t>
                </w:r>
              </w:ins>
            </w:sdtContent>
          </w:sdt>
          <w:sdt>
            <w:sdtPr>
              <w:tag w:val="goog_rdk_34"/>
            </w:sdtPr>
            <w:sdtContent>
              <w:del w:author="Agostinho Castro" w:id="16" w:date="2023-01-11T20:53:43Z">
                <w:r w:rsidDel="00000000" w:rsidR="00000000" w:rsidRPr="00000000">
                  <w:rPr>
                    <w:rtl w:val="0"/>
                  </w:rPr>
                  <w:delText xml:space="preserve">I</w:delText>
                </w:r>
              </w:del>
            </w:sdtContent>
          </w:sdt>
          <w:sdt>
            <w:sdtPr>
              <w:tag w:val="goog_rdk_35"/>
            </w:sdtPr>
            <w:sdtContent>
              <w:ins w:author="Agostinho Castro" w:id="16" w:date="2023-01-11T20:53:43Z">
                <w:r w:rsidDel="00000000" w:rsidR="00000000" w:rsidRPr="00000000">
                  <w:rPr>
                    <w:rtl w:val="0"/>
                  </w:rPr>
                  <w:t xml:space="preserve">i</w:t>
                </w:r>
              </w:ins>
            </w:sdtContent>
          </w:sdt>
          <w:r w:rsidDel="00000000" w:rsidR="00000000" w:rsidRPr="00000000">
            <w:rPr>
              <w:rtl w:val="0"/>
            </w:rPr>
            <w:t xml:space="preserve">sola</w:t>
          </w:r>
          <w:sdt>
            <w:sdtPr>
              <w:tag w:val="goog_rdk_36"/>
            </w:sdtPr>
            <w:sdtContent>
              <w:ins w:author="Agostinho Castro" w:id="17" w:date="2023-01-11T20:54:13Z">
                <w:r w:rsidDel="00000000" w:rsidR="00000000" w:rsidRPr="00000000">
                  <w:rPr>
                    <w:rtl w:val="0"/>
                  </w:rPr>
                  <w:t xml:space="preserve">mento</w:t>
                </w:r>
              </w:ins>
            </w:sdtContent>
          </w:sdt>
          <w:r w:rsidDel="00000000" w:rsidR="00000000" w:rsidRPr="00000000">
            <w:rPr>
              <w:rtl w:val="0"/>
            </w:rPr>
            <w:t xml:space="preserve"> </w:t>
          </w:r>
          <w:sdt>
            <w:sdtPr>
              <w:tag w:val="goog_rdk_37"/>
            </w:sdtPr>
            <w:sdtContent>
              <w:ins w:author="Agostinho Castro" w:id="18" w:date="2023-01-11T20:54:19Z">
                <w:r w:rsidDel="00000000" w:rsidR="00000000" w:rsidRPr="00000000">
                  <w:rPr>
                    <w:rtl w:val="0"/>
                  </w:rPr>
                  <w:t xml:space="preserve">d</w:t>
                </w:r>
              </w:ins>
            </w:sdtContent>
          </w:sdt>
          <w:r w:rsidDel="00000000" w:rsidR="00000000" w:rsidRPr="00000000">
            <w:rPr>
              <w:rtl w:val="0"/>
            </w:rPr>
            <w:t xml:space="preserve">o acesso e permite a reutilização dos diversos recursos de busca da lista de medicamentos, </w:t>
          </w:r>
          <w:sdt>
            <w:sdtPr>
              <w:tag w:val="goog_rdk_38"/>
            </w:sdtPr>
            <w:sdtContent>
              <w:ins w:author="Agostinho Castro" w:id="19" w:date="2023-01-11T20:54:33Z">
                <w:r w:rsidDel="00000000" w:rsidR="00000000" w:rsidRPr="00000000">
                  <w:rPr>
                    <w:rtl w:val="0"/>
                  </w:rPr>
                  <w:t xml:space="preserve">tais como: </w:t>
                </w:r>
              </w:ins>
            </w:sdtContent>
          </w:sdt>
          <w:r w:rsidDel="00000000" w:rsidR="00000000" w:rsidRPr="00000000">
            <w:rPr>
              <w:rtl w:val="0"/>
            </w:rPr>
            <w:t xml:space="preserve">download de arquivo e conversão de pdf para o formato texto.</w:t>
          </w:r>
          <w:sdt>
            <w:sdtPr>
              <w:tag w:val="goog_rdk_39"/>
            </w:sdtPr>
            <w:sdtContent>
              <w:ins w:author="Agostinho Castro" w:id="20" w:date="2023-01-11T20:55:03Z">
                <w:r w:rsidDel="00000000" w:rsidR="00000000" w:rsidRPr="00000000">
                  <w:rPr>
                    <w:rtl w:val="0"/>
                  </w:rPr>
                  <w:t xml:space="preserve"> Já</w:t>
                </w:r>
                <w:r w:rsidDel="00000000" w:rsidR="00000000" w:rsidRPr="00000000">
                  <w:rPr>
                    <w:rtl w:val="0"/>
                  </w:rPr>
                  <w:t xml:space="preserve"> o armazenamento de uma fonte de dados de bulas presente na Figura 1, é mostrado na Figura 7 onde, a nuvem que circunda a palavra ANVISA, indica que está acessível pela internet.</w:t>
                </w:r>
              </w:ins>
            </w:sdtContent>
          </w:sdt>
        </w:p>
      </w:sdtContent>
    </w:sdt>
    <w:sdt>
      <w:sdtPr>
        <w:tag w:val="goog_rdk_42"/>
      </w:sdtPr>
      <w:sdtContent>
        <w:p w:rsidR="00000000" w:rsidDel="00000000" w:rsidP="00000000" w:rsidRDefault="00000000" w:rsidRPr="00000000" w14:paraId="00000030">
          <w:pPr>
            <w:ind w:left="360" w:firstLine="360"/>
            <w:jc w:val="both"/>
            <w:rPr>
              <w:ins w:author="Agostinho Castro" w:id="20" w:date="2023-01-11T20:55:03Z"/>
            </w:rPr>
          </w:pPr>
          <w:sdt>
            <w:sdtPr>
              <w:tag w:val="goog_rdk_41"/>
            </w:sdtPr>
            <w:sdtContent>
              <w:ins w:author="Agostinho Castro" w:id="20" w:date="2023-01-11T20:55:03Z">
                <w:r w:rsidDel="00000000" w:rsidR="00000000" w:rsidRPr="00000000">
                  <w:rPr>
                    <w:rtl w:val="0"/>
                  </w:rPr>
                </w:r>
              </w:ins>
            </w:sdtContent>
          </w:sdt>
        </w:p>
      </w:sdtContent>
    </w:sdt>
    <w:sdt>
      <w:sdtPr>
        <w:tag w:val="goog_rdk_43"/>
      </w:sdtPr>
      <w:sdtContent>
        <w:p w:rsidR="00000000" w:rsidDel="00000000" w:rsidP="00000000" w:rsidRDefault="00000000" w:rsidRPr="00000000" w14:paraId="00000031">
          <w:pPr>
            <w:ind w:left="360" w:firstLine="360"/>
            <w:jc w:val="both"/>
            <w:rPr/>
            <w:pPrChange w:author="Agostinho Castro" w:id="0" w:date="2023-01-11T20:52:59Z">
              <w:pPr>
                <w:ind w:left="360" w:firstLine="348"/>
              </w:pPr>
            </w:pPrChange>
          </w:pPr>
          <w:r w:rsidDel="00000000" w:rsidR="00000000" w:rsidRPr="00000000">
            <w:rPr>
              <w:rtl w:val="0"/>
            </w:rPr>
          </w:r>
        </w:p>
      </w:sdtContent>
    </w:sdt>
    <w:sdt>
      <w:sdtPr>
        <w:tag w:val="goog_rdk_46"/>
      </w:sdtPr>
      <w:sdtContent>
        <w:p w:rsidR="00000000" w:rsidDel="00000000" w:rsidP="00000000" w:rsidRDefault="00000000" w:rsidRPr="00000000" w14:paraId="00000032">
          <w:pPr>
            <w:ind w:left="360" w:firstLine="348"/>
            <w:jc w:val="center"/>
            <w:rPr/>
            <w:pPrChange w:author="Agostinho Castro" w:id="0" w:date="2023-01-11T20:57:49Z">
              <w:pPr>
                <w:ind w:left="360" w:firstLine="348"/>
              </w:pPr>
            </w:pPrChange>
          </w:pPr>
          <w:r w:rsidDel="00000000" w:rsidR="00000000" w:rsidRPr="00000000">
            <w:rPr>
              <w:rtl w:val="0"/>
            </w:rPr>
            <w:t xml:space="preserve">Figura </w:t>
          </w:r>
          <w:sdt>
            <w:sdtPr>
              <w:tag w:val="goog_rdk_44"/>
            </w:sdtPr>
            <w:sdtContent>
              <w:del w:author="Agostinho Castro" w:id="22" w:date="2023-01-11T20:57:45Z">
                <w:r w:rsidDel="00000000" w:rsidR="00000000" w:rsidRPr="00000000">
                  <w:rPr>
                    <w:rtl w:val="0"/>
                  </w:rPr>
                  <w:delText xml:space="preserve">1.f</w:delText>
                </w:r>
              </w:del>
            </w:sdtContent>
          </w:sdt>
          <w:sdt>
            <w:sdtPr>
              <w:tag w:val="goog_rdk_45"/>
            </w:sdtPr>
            <w:sdtContent>
              <w:ins w:author="Agostinho Castro" w:id="22" w:date="2023-01-11T20:57:45Z">
                <w:r w:rsidDel="00000000" w:rsidR="00000000" w:rsidRPr="00000000">
                  <w:rPr>
                    <w:rtl w:val="0"/>
                  </w:rPr>
                  <w:t xml:space="preserve">7</w:t>
                </w:r>
              </w:ins>
            </w:sdtContent>
          </w:sdt>
          <w:r w:rsidDel="00000000" w:rsidR="00000000" w:rsidRPr="00000000">
            <w:rPr>
              <w:rtl w:val="0"/>
            </w:rPr>
          </w:r>
        </w:p>
      </w:sdtContent>
    </w:sdt>
    <w:sdt>
      <w:sdtPr>
        <w:tag w:val="goog_rdk_48"/>
      </w:sdtPr>
      <w:sdtContent>
        <w:p w:rsidR="00000000" w:rsidDel="00000000" w:rsidP="00000000" w:rsidRDefault="00000000" w:rsidRPr="00000000" w14:paraId="00000033">
          <w:pPr>
            <w:ind w:left="360" w:firstLine="348"/>
            <w:jc w:val="center"/>
            <w:rPr>
              <w:ins w:author="Agostinho Castro" w:id="24" w:date="2023-01-11T20:57:56Z"/>
            </w:rPr>
          </w:pPr>
          <w:r w:rsidDel="00000000" w:rsidR="00000000" w:rsidRPr="00000000">
            <w:rPr/>
            <w:drawing>
              <wp:inline distB="114300" distT="114300" distL="114300" distR="114300">
                <wp:extent cx="609600" cy="400050"/>
                <wp:effectExtent b="0" l="0" r="0" t="0"/>
                <wp:docPr id="8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09600" cy="400050"/>
                        </a:xfrm>
                        <a:prstGeom prst="rect"/>
                        <a:ln/>
                      </pic:spPr>
                    </pic:pic>
                  </a:graphicData>
                </a:graphic>
              </wp:inline>
            </w:drawing>
          </w:r>
          <w:sdt>
            <w:sdtPr>
              <w:tag w:val="goog_rdk_47"/>
            </w:sdtPr>
            <w:sdtContent>
              <w:ins w:author="Agostinho Castro" w:id="24" w:date="2023-01-11T20:57:56Z">
                <w:r w:rsidDel="00000000" w:rsidR="00000000" w:rsidRPr="00000000">
                  <w:rPr>
                    <w:rtl w:val="0"/>
                  </w:rPr>
                </w:r>
              </w:ins>
            </w:sdtContent>
          </w:sdt>
        </w:p>
      </w:sdtContent>
    </w:sdt>
    <w:sdt>
      <w:sdtPr>
        <w:tag w:val="goog_rdk_50"/>
      </w:sdtPr>
      <w:sdtContent>
        <w:p w:rsidR="00000000" w:rsidDel="00000000" w:rsidP="00000000" w:rsidRDefault="00000000" w:rsidRPr="00000000" w14:paraId="00000034">
          <w:pPr>
            <w:ind w:left="360" w:firstLine="348"/>
            <w:jc w:val="center"/>
            <w:rPr/>
            <w:pPrChange w:author="Agostinho Castro" w:id="0" w:date="2023-01-11T20:57:54Z">
              <w:pPr>
                <w:ind w:left="360" w:firstLine="348"/>
              </w:pPr>
            </w:pPrChange>
          </w:pPr>
          <w:sdt>
            <w:sdtPr>
              <w:tag w:val="goog_rdk_49"/>
            </w:sdtPr>
            <w:sdtContent>
              <w:ins w:author="Agostinho Castro" w:id="24" w:date="2023-01-11T20:57:56Z">
                <w:r w:rsidDel="00000000" w:rsidR="00000000" w:rsidRPr="00000000">
                  <w:rPr>
                    <w:rtl w:val="0"/>
                  </w:rPr>
                  <w:t xml:space="preserve">Fonte:</w:t>
                </w:r>
              </w:ins>
            </w:sdtContent>
          </w:sdt>
          <w:r w:rsidDel="00000000" w:rsidR="00000000" w:rsidRPr="00000000">
            <w:rPr>
              <w:rtl w:val="0"/>
            </w:rPr>
          </w:r>
        </w:p>
      </w:sdtContent>
    </w:sdt>
    <w:sdt>
      <w:sdtPr>
        <w:tag w:val="goog_rdk_53"/>
      </w:sdtPr>
      <w:sdtContent>
        <w:p w:rsidR="00000000" w:rsidDel="00000000" w:rsidP="00000000" w:rsidRDefault="00000000" w:rsidRPr="00000000" w14:paraId="00000035">
          <w:pPr>
            <w:ind w:left="360" w:firstLine="348"/>
            <w:rPr>
              <w:del w:author="Agostinho Castro" w:id="26" w:date="2023-01-11T20:55:31Z"/>
            </w:rPr>
          </w:pPr>
          <w:sdt>
            <w:sdtPr>
              <w:tag w:val="goog_rdk_52"/>
            </w:sdtPr>
            <w:sdtContent>
              <w:del w:author="Agostinho Castro" w:id="26" w:date="2023-01-11T20:55:31Z">
                <w:r w:rsidDel="00000000" w:rsidR="00000000" w:rsidRPr="00000000">
                  <w:rPr>
                    <w:rtl w:val="0"/>
                  </w:rPr>
                  <w:delText xml:space="preserve">Representa o armazenamento de uma fonte de dados de bulas. No caso a nuvem que circunda a palavra ANVISA indica que está acessível pela internet.</w:delText>
                </w:r>
              </w:del>
            </w:sdtContent>
          </w:sdt>
        </w:p>
      </w:sdtContent>
    </w:sdt>
    <w:sdt>
      <w:sdtPr>
        <w:tag w:val="goog_rdk_57"/>
      </w:sdtPr>
      <w:sdtContent>
        <w:p w:rsidR="00000000" w:rsidDel="00000000" w:rsidP="00000000" w:rsidRDefault="00000000" w:rsidRPr="00000000" w14:paraId="00000036">
          <w:pPr>
            <w:ind w:left="360" w:firstLine="348"/>
            <w:rPr>
              <w:highlight w:val="red"/>
              <w:rPrChange w:author="Agostinho Castro" w:id="27" w:date="2023-01-11T20:58:10Z">
                <w:rPr/>
              </w:rPrChange>
            </w:rPr>
          </w:pPr>
          <w:sdt>
            <w:sdtPr>
              <w:tag w:val="goog_rdk_54"/>
            </w:sdtPr>
            <w:sdtContent>
              <w:commentRangeStart w:id="4"/>
            </w:sdtContent>
          </w:sdt>
          <w:sdt>
            <w:sdtPr>
              <w:tag w:val="goog_rdk_55"/>
            </w:sdtPr>
            <w:sdtContent>
              <w:r w:rsidDel="00000000" w:rsidR="00000000" w:rsidRPr="00000000">
                <w:rPr>
                  <w:highlight w:val="red"/>
                  <w:rtl w:val="0"/>
                  <w:rPrChange w:author="Agostinho Castro" w:id="27" w:date="2023-01-11T20:58:10Z">
                    <w:rPr/>
                  </w:rPrChange>
                </w:rPr>
                <w:t xml:space="preserve">Banco de dados Firebase no formato No-Sql.</w:t>
              </w:r>
            </w:sdtContent>
          </w:sdt>
          <w:commentRangeEnd w:id="4"/>
          <w:r w:rsidDel="00000000" w:rsidR="00000000" w:rsidRPr="00000000">
            <w:commentReference w:id="4"/>
          </w:r>
          <w:sdt>
            <w:sdtPr>
              <w:tag w:val="goog_rdk_56"/>
            </w:sdtPr>
            <w:sdtContent>
              <w:r w:rsidDel="00000000" w:rsidR="00000000" w:rsidRPr="00000000">
                <w:rPr>
                  <w:rtl w:val="0"/>
                </w:rPr>
              </w:r>
            </w:sdtContent>
          </w:sdt>
        </w:p>
      </w:sdtContent>
    </w:sdt>
    <w:p w:rsidR="00000000" w:rsidDel="00000000" w:rsidP="00000000" w:rsidRDefault="00000000" w:rsidRPr="00000000" w14:paraId="00000037">
      <w:pPr>
        <w:numPr>
          <w:ilvl w:val="0"/>
          <w:numId w:val="4"/>
        </w:numPr>
        <w:ind w:left="720" w:hanging="360"/>
        <w:rPr>
          <w:b w:val="1"/>
          <w:sz w:val="32"/>
          <w:szCs w:val="32"/>
        </w:rPr>
      </w:pPr>
      <w:r w:rsidDel="00000000" w:rsidR="00000000" w:rsidRPr="00000000">
        <w:rPr>
          <w:b w:val="1"/>
          <w:sz w:val="32"/>
          <w:szCs w:val="32"/>
          <w:rtl w:val="0"/>
        </w:rPr>
        <w:t xml:space="preserve">Interface de Integração de Usuário</w:t>
      </w:r>
    </w:p>
    <w:p w:rsidR="00000000" w:rsidDel="00000000" w:rsidP="00000000" w:rsidRDefault="00000000" w:rsidRPr="00000000" w14:paraId="00000038">
      <w:pPr>
        <w:ind w:firstLine="708"/>
        <w:jc w:val="both"/>
        <w:rPr/>
      </w:pPr>
      <w:r w:rsidDel="00000000" w:rsidR="00000000" w:rsidRPr="00000000">
        <w:rPr>
          <w:rtl w:val="0"/>
        </w:rPr>
        <w:t xml:space="preserve">Seguindo o mesmo padrão “Strategy”</w:t>
      </w:r>
      <w:sdt>
        <w:sdtPr>
          <w:tag w:val="goog_rdk_58"/>
        </w:sdtPr>
        <w:sdtContent>
          <w:ins w:author="Agostinho Castro" w:id="28" w:date="2023-01-11T21:14:07Z">
            <w:r w:rsidDel="00000000" w:rsidR="00000000" w:rsidRPr="00000000">
              <w:rPr>
                <w:rtl w:val="0"/>
              </w:rPr>
              <w:t xml:space="preserve">,</w:t>
            </w:r>
          </w:ins>
        </w:sdtContent>
      </w:sdt>
      <w:r w:rsidDel="00000000" w:rsidR="00000000" w:rsidRPr="00000000">
        <w:rPr>
          <w:rtl w:val="0"/>
        </w:rPr>
        <w:t xml:space="preserve"> abordado no tópico “Integração de Bulário Eletrônico"</w:t>
      </w:r>
      <w:sdt>
        <w:sdtPr>
          <w:tag w:val="goog_rdk_59"/>
        </w:sdtPr>
        <w:sdtContent>
          <w:ins w:author="Agostinho Castro" w:id="29" w:date="2023-01-11T21:14:11Z">
            <w:r w:rsidDel="00000000" w:rsidR="00000000" w:rsidRPr="00000000">
              <w:rPr>
                <w:rtl w:val="0"/>
              </w:rPr>
              <w:t xml:space="preserve">,</w:t>
            </w:r>
          </w:ins>
        </w:sdtContent>
      </w:sdt>
      <w:r w:rsidDel="00000000" w:rsidR="00000000" w:rsidRPr="00000000">
        <w:rPr>
          <w:rtl w:val="0"/>
        </w:rPr>
        <w:t xml:space="preserve"> é necessário criar recursos específicos para os tipos de usuários. Por exemplo, te</w:t>
      </w:r>
      <w:sdt>
        <w:sdtPr>
          <w:tag w:val="goog_rdk_60"/>
        </w:sdtPr>
        <w:sdtContent>
          <w:ins w:author="Agostinho Castro" w:id="30" w:date="2023-01-11T21:14:23Z">
            <w:r w:rsidDel="00000000" w:rsidR="00000000" w:rsidRPr="00000000">
              <w:rPr>
                <w:rtl w:val="0"/>
              </w:rPr>
              <w:t xml:space="preserve">r</w:t>
            </w:r>
          </w:ins>
        </w:sdtContent>
      </w:sdt>
      <w:r w:rsidDel="00000000" w:rsidR="00000000" w:rsidRPr="00000000">
        <w:rPr>
          <w:rtl w:val="0"/>
        </w:rPr>
        <w:t xml:space="preserve">mos uma interface para pessoas com visão reduzida ou mesmo sem visão. </w:t>
      </w:r>
      <w:sdt>
        <w:sdtPr>
          <w:tag w:val="goog_rdk_61"/>
        </w:sdtPr>
        <w:sdtContent>
          <w:ins w:author="Agostinho Castro" w:id="31" w:date="2023-01-11T21:14:32Z">
            <w:r w:rsidDel="00000000" w:rsidR="00000000" w:rsidRPr="00000000">
              <w:rPr>
                <w:rtl w:val="0"/>
              </w:rPr>
              <w:t xml:space="preserve">Dessa forma, formatamos </w:t>
            </w:r>
          </w:ins>
        </w:sdtContent>
      </w:sdt>
      <w:sdt>
        <w:sdtPr>
          <w:tag w:val="goog_rdk_62"/>
        </w:sdtPr>
        <w:sdtContent>
          <w:del w:author="Agostinho Castro" w:id="31" w:date="2023-01-11T21:14:32Z">
            <w:r w:rsidDel="00000000" w:rsidR="00000000" w:rsidRPr="00000000">
              <w:rPr>
                <w:rtl w:val="0"/>
              </w:rPr>
              <w:delText xml:space="preserve">Segue</w:delText>
            </w:r>
          </w:del>
        </w:sdtContent>
      </w:sdt>
      <w:r w:rsidDel="00000000" w:rsidR="00000000" w:rsidRPr="00000000">
        <w:rPr>
          <w:rtl w:val="0"/>
        </w:rPr>
        <w:t xml:space="preserve"> </w:t>
      </w:r>
      <w:sdt>
        <w:sdtPr>
          <w:tag w:val="goog_rdk_63"/>
        </w:sdtPr>
        <w:sdtContent>
          <w:ins w:author="Agostinho Castro" w:id="32" w:date="2023-01-11T21:14:48Z">
            <w:r w:rsidDel="00000000" w:rsidR="00000000" w:rsidRPr="00000000">
              <w:rPr>
                <w:rtl w:val="0"/>
              </w:rPr>
              <w:t xml:space="preserve">um</w:t>
            </w:r>
          </w:ins>
        </w:sdtContent>
      </w:sdt>
      <w:r w:rsidDel="00000000" w:rsidR="00000000" w:rsidRPr="00000000">
        <w:rPr>
          <w:rtl w:val="0"/>
        </w:rPr>
        <w:t xml:space="preserve">a lista das interfaces</w:t>
      </w:r>
      <w:sdt>
        <w:sdtPr>
          <w:tag w:val="goog_rdk_64"/>
        </w:sdtPr>
        <w:sdtContent>
          <w:ins w:author="Agostinho Castro" w:id="33" w:date="2023-01-11T21:14:52Z">
            <w:r w:rsidDel="00000000" w:rsidR="00000000" w:rsidRPr="00000000">
              <w:rPr>
                <w:rtl w:val="0"/>
              </w:rPr>
              <w:t xml:space="preserve"> da seguinte forma:</w:t>
            </w:r>
          </w:ins>
        </w:sdtContent>
      </w:sdt>
      <w:r w:rsidDel="00000000" w:rsidR="00000000" w:rsidRPr="00000000">
        <w:rPr>
          <w:rtl w:val="0"/>
        </w:rPr>
        <w:t xml:space="preserve">:</w:t>
      </w:r>
    </w:p>
    <w:p w:rsidR="00000000" w:rsidDel="00000000" w:rsidP="00000000" w:rsidRDefault="00000000" w:rsidRPr="00000000" w14:paraId="00000039">
      <w:pPr>
        <w:numPr>
          <w:ilvl w:val="0"/>
          <w:numId w:val="6"/>
        </w:numPr>
        <w:spacing w:after="0" w:lineRule="auto"/>
        <w:ind w:left="1428" w:hanging="360"/>
      </w:pPr>
      <w:r w:rsidDel="00000000" w:rsidR="00000000" w:rsidRPr="00000000">
        <w:rPr>
          <w:rtl w:val="0"/>
        </w:rPr>
        <w:t xml:space="preserve">Usuário comum</w:t>
      </w:r>
    </w:p>
    <w:p w:rsidR="00000000" w:rsidDel="00000000" w:rsidP="00000000" w:rsidRDefault="00000000" w:rsidRPr="00000000" w14:paraId="0000003A">
      <w:pPr>
        <w:numPr>
          <w:ilvl w:val="0"/>
          <w:numId w:val="6"/>
        </w:numPr>
        <w:spacing w:after="0" w:lineRule="auto"/>
        <w:ind w:left="1428" w:hanging="360"/>
      </w:pPr>
      <w:r w:rsidDel="00000000" w:rsidR="00000000" w:rsidRPr="00000000">
        <w:rPr>
          <w:rtl w:val="0"/>
        </w:rPr>
        <w:t xml:space="preserve">Usuário PCD</w:t>
      </w:r>
    </w:p>
    <w:p w:rsidR="00000000" w:rsidDel="00000000" w:rsidP="00000000" w:rsidRDefault="00000000" w:rsidRPr="00000000" w14:paraId="0000003B">
      <w:pPr>
        <w:numPr>
          <w:ilvl w:val="1"/>
          <w:numId w:val="6"/>
        </w:numPr>
        <w:spacing w:after="0" w:lineRule="auto"/>
        <w:ind w:left="2148" w:hanging="360"/>
      </w:pPr>
      <w:r w:rsidDel="00000000" w:rsidR="00000000" w:rsidRPr="00000000">
        <w:rPr>
          <w:rtl w:val="0"/>
        </w:rPr>
        <w:t xml:space="preserve">Usuário com perda de visão ou reduzida</w:t>
      </w:r>
    </w:p>
    <w:p w:rsidR="00000000" w:rsidDel="00000000" w:rsidP="00000000" w:rsidRDefault="00000000" w:rsidRPr="00000000" w14:paraId="0000003C">
      <w:pPr>
        <w:numPr>
          <w:ilvl w:val="1"/>
          <w:numId w:val="6"/>
        </w:numPr>
        <w:spacing w:after="0" w:lineRule="auto"/>
        <w:ind w:left="2148" w:hanging="360"/>
      </w:pPr>
      <w:r w:rsidDel="00000000" w:rsidR="00000000" w:rsidRPr="00000000">
        <w:rPr>
          <w:rtl w:val="0"/>
        </w:rPr>
        <w:t xml:space="preserve">Usuário com perda auditiva</w:t>
      </w:r>
    </w:p>
    <w:p w:rsidR="00000000" w:rsidDel="00000000" w:rsidP="00000000" w:rsidRDefault="00000000" w:rsidRPr="00000000" w14:paraId="0000003D">
      <w:pPr>
        <w:numPr>
          <w:ilvl w:val="1"/>
          <w:numId w:val="6"/>
        </w:numPr>
        <w:spacing w:after="0" w:lineRule="auto"/>
        <w:ind w:left="2148" w:hanging="360"/>
      </w:pPr>
      <w:r w:rsidDel="00000000" w:rsidR="00000000" w:rsidRPr="00000000">
        <w:rPr>
          <w:rtl w:val="0"/>
        </w:rPr>
        <w:t xml:space="preserve">Usuário com TEA</w:t>
      </w:r>
    </w:p>
    <w:p w:rsidR="00000000" w:rsidDel="00000000" w:rsidP="00000000" w:rsidRDefault="00000000" w:rsidRPr="00000000" w14:paraId="0000003E">
      <w:pPr>
        <w:numPr>
          <w:ilvl w:val="0"/>
          <w:numId w:val="6"/>
        </w:numPr>
        <w:ind w:left="1428" w:hanging="360"/>
      </w:pPr>
      <w:r w:rsidDel="00000000" w:rsidR="00000000" w:rsidRPr="00000000">
        <w:rPr>
          <w:rtl w:val="0"/>
        </w:rPr>
        <w:t xml:space="preserve">Usuário Idoso</w:t>
      </w:r>
    </w:p>
    <w:sdt>
      <w:sdtPr>
        <w:tag w:val="goog_rdk_76"/>
      </w:sdtPr>
      <w:sdtContent>
        <w:p w:rsidR="00000000" w:rsidDel="00000000" w:rsidP="00000000" w:rsidRDefault="00000000" w:rsidRPr="00000000" w14:paraId="0000003F">
          <w:pPr>
            <w:ind w:left="708" w:firstLine="0"/>
            <w:jc w:val="both"/>
            <w:rPr/>
            <w:pPrChange w:author="Agostinho Castro" w:id="0" w:date="2023-01-11T21:15:25Z">
              <w:pPr>
                <w:ind w:left="708" w:firstLine="0"/>
              </w:pPr>
            </w:pPrChange>
          </w:pPr>
          <w:r w:rsidDel="00000000" w:rsidR="00000000" w:rsidRPr="00000000">
            <w:rPr>
              <w:rtl w:val="0"/>
            </w:rPr>
            <w:t xml:space="preserve">Utilizando a interface</w:t>
          </w:r>
          <w:sdt>
            <w:sdtPr>
              <w:tag w:val="goog_rdk_65"/>
            </w:sdtPr>
            <w:sdtContent>
              <w:ins w:author="Agostinho Castro" w:id="34" w:date="2023-01-11T21:15:32Z">
                <w:r w:rsidDel="00000000" w:rsidR="00000000" w:rsidRPr="00000000">
                  <w:rPr>
                    <w:rtl w:val="0"/>
                  </w:rPr>
                  <w:t xml:space="preserve"> de  integração de usuário</w:t>
                </w:r>
              </w:ins>
            </w:sdtContent>
          </w:sdt>
          <w:r w:rsidDel="00000000" w:rsidR="00000000" w:rsidRPr="00000000">
            <w:rPr>
              <w:rtl w:val="0"/>
            </w:rPr>
            <w:t xml:space="preserve"> podemos</w:t>
          </w:r>
          <w:sdt>
            <w:sdtPr>
              <w:tag w:val="goog_rdk_66"/>
            </w:sdtPr>
            <w:sdtContent>
              <w:ins w:author="Agostinho Castro" w:id="35" w:date="2023-01-11T21:15:55Z">
                <w:r w:rsidDel="00000000" w:rsidR="00000000" w:rsidRPr="00000000">
                  <w:rPr>
                    <w:rtl w:val="0"/>
                  </w:rPr>
                  <w:t xml:space="preserve">,</w:t>
                </w:r>
              </w:ins>
            </w:sdtContent>
          </w:sdt>
          <w:r w:rsidDel="00000000" w:rsidR="00000000" w:rsidRPr="00000000">
            <w:rPr>
              <w:rtl w:val="0"/>
            </w:rPr>
            <w:t xml:space="preserve"> por exemplo</w:t>
          </w:r>
          <w:sdt>
            <w:sdtPr>
              <w:tag w:val="goog_rdk_67"/>
            </w:sdtPr>
            <w:sdtContent>
              <w:ins w:author="Agostinho Castro" w:id="36" w:date="2023-01-11T21:15:56Z">
                <w:r w:rsidDel="00000000" w:rsidR="00000000" w:rsidRPr="00000000">
                  <w:rPr>
                    <w:rtl w:val="0"/>
                  </w:rPr>
                  <w:t xml:space="preserve">,</w:t>
                </w:r>
              </w:ins>
            </w:sdtContent>
          </w:sdt>
          <w:r w:rsidDel="00000000" w:rsidR="00000000" w:rsidRPr="00000000">
            <w:rPr>
              <w:rtl w:val="0"/>
            </w:rPr>
            <w:t xml:space="preserve"> avisar que </w:t>
          </w:r>
          <w:sdt>
            <w:sdtPr>
              <w:tag w:val="goog_rdk_68"/>
            </w:sdtPr>
            <w:sdtContent>
              <w:ins w:author="Agostinho Castro" w:id="37" w:date="2023-01-11T21:16:13Z">
                <w:r w:rsidDel="00000000" w:rsidR="00000000" w:rsidRPr="00000000">
                  <w:rPr>
                    <w:rtl w:val="0"/>
                  </w:rPr>
                  <w:t xml:space="preserve">está</w:t>
                </w:r>
              </w:ins>
            </w:sdtContent>
          </w:sdt>
          <w:sdt>
            <w:sdtPr>
              <w:tag w:val="goog_rdk_69"/>
            </w:sdtPr>
            <w:sdtContent>
              <w:del w:author="Agostinho Castro" w:id="37" w:date="2023-01-11T21:16:13Z">
                <w:r w:rsidDel="00000000" w:rsidR="00000000" w:rsidRPr="00000000">
                  <w:rPr>
                    <w:rtl w:val="0"/>
                  </w:rPr>
                  <w:delText xml:space="preserve">é</w:delText>
                </w:r>
              </w:del>
            </w:sdtContent>
          </w:sdt>
          <w:r w:rsidDel="00000000" w:rsidR="00000000" w:rsidRPr="00000000">
            <w:rPr>
              <w:rtl w:val="0"/>
            </w:rPr>
            <w:t xml:space="preserve"> </w:t>
          </w:r>
          <w:sdt>
            <w:sdtPr>
              <w:tag w:val="goog_rdk_70"/>
            </w:sdtPr>
            <w:sdtContent>
              <w:ins w:author="Agostinho Castro" w:id="38" w:date="2023-01-11T21:16:17Z">
                <w:r w:rsidDel="00000000" w:rsidR="00000000" w:rsidRPr="00000000">
                  <w:rPr>
                    <w:rtl w:val="0"/>
                  </w:rPr>
                  <w:t xml:space="preserve">na  </w:t>
                </w:r>
              </w:ins>
            </w:sdtContent>
          </w:sdt>
          <w:r w:rsidDel="00000000" w:rsidR="00000000" w:rsidRPr="00000000">
            <w:rPr>
              <w:rtl w:val="0"/>
            </w:rPr>
            <w:t xml:space="preserve">hor</w:t>
          </w:r>
          <w:sdt>
            <w:sdtPr>
              <w:tag w:val="goog_rdk_71"/>
            </w:sdtPr>
            <w:sdtContent>
              <w:ins w:author="Agostinho Castro" w:id="39" w:date="2023-01-11T21:16:21Z">
                <w:r w:rsidDel="00000000" w:rsidR="00000000" w:rsidRPr="00000000">
                  <w:rPr>
                    <w:rtl w:val="0"/>
                  </w:rPr>
                  <w:t xml:space="preserve">a</w:t>
                </w:r>
              </w:ins>
            </w:sdtContent>
          </w:sdt>
          <w:sdt>
            <w:sdtPr>
              <w:tag w:val="goog_rdk_72"/>
            </w:sdtPr>
            <w:sdtContent>
              <w:del w:author="Agostinho Castro" w:id="39" w:date="2023-01-11T21:16:21Z">
                <w:r w:rsidDel="00000000" w:rsidR="00000000" w:rsidRPr="00000000">
                  <w:rPr>
                    <w:rtl w:val="0"/>
                  </w:rPr>
                  <w:delText xml:space="preserve">ário</w:delText>
                </w:r>
              </w:del>
            </w:sdtContent>
          </w:sdt>
          <w:r w:rsidDel="00000000" w:rsidR="00000000" w:rsidRPr="00000000">
            <w:rPr>
              <w:rtl w:val="0"/>
            </w:rPr>
            <w:t xml:space="preserve"> de </w:t>
          </w:r>
          <w:sdt>
            <w:sdtPr>
              <w:tag w:val="goog_rdk_73"/>
            </w:sdtPr>
            <w:sdtContent>
              <w:ins w:author="Agostinho Castro" w:id="40" w:date="2023-01-11T21:16:25Z">
                <w:r w:rsidDel="00000000" w:rsidR="00000000" w:rsidRPr="00000000">
                  <w:rPr>
                    <w:rtl w:val="0"/>
                  </w:rPr>
                  <w:t xml:space="preserve">um </w:t>
                </w:r>
              </w:ins>
            </w:sdtContent>
          </w:sdt>
          <w:r w:rsidDel="00000000" w:rsidR="00000000" w:rsidRPr="00000000">
            <w:rPr>
              <w:rtl w:val="0"/>
            </w:rPr>
            <w:t xml:space="preserve">medicamento abstraindo a forma que será a saída do aviso. Para alguém com perda de visão o aviso será sonoro. No entanto, para alguém com perda auditiva utilizamos a vibração do celular e notificações. </w:t>
          </w:r>
          <w:sdt>
            <w:sdtPr>
              <w:tag w:val="goog_rdk_74"/>
            </w:sdtPr>
            <w:sdtContent>
              <w:ins w:author="Agostinho Castro" w:id="41" w:date="2023-01-11T21:16:43Z">
                <w:r w:rsidDel="00000000" w:rsidR="00000000" w:rsidRPr="00000000">
                  <w:rPr>
                    <w:rtl w:val="0"/>
                  </w:rPr>
                  <w:t xml:space="preserve">Essa ação é representada pela Figura 8. Esta figura r</w:t>
                </w:r>
              </w:ins>
            </w:sdtContent>
          </w:sdt>
          <w:sdt>
            <w:sdtPr>
              <w:tag w:val="goog_rdk_75"/>
            </w:sdtPr>
            <w:sdtContent>
              <w:ins w:author="Agostinho Castro" w:id="42" w:date="2023-01-11T21:18:33Z">
                <w:r w:rsidDel="00000000" w:rsidR="00000000" w:rsidRPr="00000000">
                  <w:rPr>
                    <w:rtl w:val="0"/>
                  </w:rPr>
                  <w:t xml:space="preserve">epresenta o componente container de Integração entre qualquer perfil de usuário e o barramento de serviços.  O acesso ao container de usuário deve ser feito através de uma interface onde a implementação para cada perfil abre possibilidade da aplicação atender aos mais diversos tipos de perfis de usuários.</w:t>
                </w:r>
              </w:ins>
            </w:sdtContent>
          </w:sdt>
          <w:r w:rsidDel="00000000" w:rsidR="00000000" w:rsidRPr="00000000">
            <w:rPr>
              <w:rtl w:val="0"/>
            </w:rPr>
          </w:r>
        </w:p>
      </w:sdtContent>
    </w:sdt>
    <w:p w:rsidR="00000000" w:rsidDel="00000000" w:rsidP="00000000" w:rsidRDefault="00000000" w:rsidRPr="00000000" w14:paraId="00000040">
      <w:pPr>
        <w:ind w:left="360" w:firstLine="348"/>
        <w:rPr/>
      </w:pPr>
      <w:r w:rsidDel="00000000" w:rsidR="00000000" w:rsidRPr="00000000">
        <w:rPr>
          <w:rtl w:val="0"/>
        </w:rPr>
      </w:r>
    </w:p>
    <w:sdt>
      <w:sdtPr>
        <w:tag w:val="goog_rdk_79"/>
      </w:sdtPr>
      <w:sdtContent>
        <w:p w:rsidR="00000000" w:rsidDel="00000000" w:rsidP="00000000" w:rsidRDefault="00000000" w:rsidRPr="00000000" w14:paraId="00000041">
          <w:pPr>
            <w:ind w:left="360" w:firstLine="348"/>
            <w:jc w:val="center"/>
            <w:rPr/>
            <w:pPrChange w:author="Agostinho Castro" w:id="0" w:date="2023-01-11T21:17:53Z">
              <w:pPr>
                <w:ind w:left="360" w:firstLine="348"/>
              </w:pPr>
            </w:pPrChange>
          </w:pPr>
          <w:r w:rsidDel="00000000" w:rsidR="00000000" w:rsidRPr="00000000">
            <w:rPr>
              <w:rtl w:val="0"/>
            </w:rPr>
            <w:t xml:space="preserve">Figura </w:t>
          </w:r>
          <w:sdt>
            <w:sdtPr>
              <w:tag w:val="goog_rdk_77"/>
            </w:sdtPr>
            <w:sdtContent>
              <w:ins w:author="Agostinho Castro" w:id="44" w:date="2023-01-11T21:17:44Z">
                <w:r w:rsidDel="00000000" w:rsidR="00000000" w:rsidRPr="00000000">
                  <w:rPr>
                    <w:rtl w:val="0"/>
                  </w:rPr>
                  <w:t xml:space="preserve">8</w:t>
                </w:r>
              </w:ins>
            </w:sdtContent>
          </w:sdt>
          <w:sdt>
            <w:sdtPr>
              <w:tag w:val="goog_rdk_78"/>
            </w:sdtPr>
            <w:sdtContent>
              <w:del w:author="Agostinho Castro" w:id="44" w:date="2023-01-11T21:17:44Z">
                <w:r w:rsidDel="00000000" w:rsidR="00000000" w:rsidRPr="00000000">
                  <w:rPr>
                    <w:rtl w:val="0"/>
                  </w:rPr>
                  <w:delText xml:space="preserve">1.g</w:delText>
                </w:r>
              </w:del>
            </w:sdtContent>
          </w:sdt>
          <w:r w:rsidDel="00000000" w:rsidR="00000000" w:rsidRPr="00000000">
            <w:rPr>
              <w:rtl w:val="0"/>
            </w:rPr>
          </w:r>
        </w:p>
      </w:sdtContent>
    </w:sdt>
    <w:sdt>
      <w:sdtPr>
        <w:tag w:val="goog_rdk_81"/>
      </w:sdtPr>
      <w:sdtContent>
        <w:p w:rsidR="00000000" w:rsidDel="00000000" w:rsidP="00000000" w:rsidRDefault="00000000" w:rsidRPr="00000000" w14:paraId="00000042">
          <w:pPr>
            <w:ind w:left="360" w:firstLine="348"/>
            <w:jc w:val="center"/>
            <w:rPr>
              <w:ins w:author="Agostinho Castro" w:id="46" w:date="2023-01-11T21:17:59Z"/>
            </w:rPr>
          </w:pPr>
          <w:r w:rsidDel="00000000" w:rsidR="00000000" w:rsidRPr="00000000">
            <w:rPr/>
            <w:drawing>
              <wp:inline distB="114300" distT="114300" distL="114300" distR="114300">
                <wp:extent cx="800100" cy="523875"/>
                <wp:effectExtent b="0" l="0" r="0" t="0"/>
                <wp:docPr id="9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800100" cy="523875"/>
                        </a:xfrm>
                        <a:prstGeom prst="rect"/>
                        <a:ln/>
                      </pic:spPr>
                    </pic:pic>
                  </a:graphicData>
                </a:graphic>
              </wp:inline>
            </w:drawing>
          </w:r>
          <w:sdt>
            <w:sdtPr>
              <w:tag w:val="goog_rdk_80"/>
            </w:sdtPr>
            <w:sdtContent>
              <w:ins w:author="Agostinho Castro" w:id="46" w:date="2023-01-11T21:17:59Z">
                <w:r w:rsidDel="00000000" w:rsidR="00000000" w:rsidRPr="00000000">
                  <w:rPr>
                    <w:rtl w:val="0"/>
                  </w:rPr>
                </w:r>
              </w:ins>
            </w:sdtContent>
          </w:sdt>
        </w:p>
      </w:sdtContent>
    </w:sdt>
    <w:sdt>
      <w:sdtPr>
        <w:tag w:val="goog_rdk_83"/>
      </w:sdtPr>
      <w:sdtContent>
        <w:p w:rsidR="00000000" w:rsidDel="00000000" w:rsidP="00000000" w:rsidRDefault="00000000" w:rsidRPr="00000000" w14:paraId="00000043">
          <w:pPr>
            <w:ind w:left="360" w:firstLine="348"/>
            <w:jc w:val="center"/>
            <w:rPr/>
            <w:pPrChange w:author="Agostinho Castro" w:id="0" w:date="2023-01-11T21:17:56Z">
              <w:pPr>
                <w:ind w:left="360" w:firstLine="348"/>
              </w:pPr>
            </w:pPrChange>
          </w:pPr>
          <w:sdt>
            <w:sdtPr>
              <w:tag w:val="goog_rdk_82"/>
            </w:sdtPr>
            <w:sdtContent>
              <w:ins w:author="Agostinho Castro" w:id="46" w:date="2023-01-11T21:17:59Z">
                <w:r w:rsidDel="00000000" w:rsidR="00000000" w:rsidRPr="00000000">
                  <w:rPr>
                    <w:rtl w:val="0"/>
                  </w:rPr>
                  <w:t xml:space="preserve">Fonte :</w:t>
                </w:r>
              </w:ins>
            </w:sdtContent>
          </w:sdt>
          <w:r w:rsidDel="00000000" w:rsidR="00000000" w:rsidRPr="00000000">
            <w:rPr>
              <w:rtl w:val="0"/>
            </w:rPr>
          </w:r>
        </w:p>
      </w:sdtContent>
    </w:sdt>
    <w:p w:rsidR="00000000" w:rsidDel="00000000" w:rsidP="00000000" w:rsidRDefault="00000000" w:rsidRPr="00000000" w14:paraId="00000044">
      <w:pPr>
        <w:ind w:left="360" w:firstLine="348"/>
        <w:rPr/>
      </w:pPr>
      <w:sdt>
        <w:sdtPr>
          <w:tag w:val="goog_rdk_85"/>
        </w:sdtPr>
        <w:sdtContent>
          <w:del w:author="Agostinho Castro" w:id="42" w:date="2023-01-11T21:18:33Z">
            <w:r w:rsidDel="00000000" w:rsidR="00000000" w:rsidRPr="00000000">
              <w:rPr>
                <w:rtl w:val="0"/>
              </w:rPr>
              <w:delText xml:space="preserve">Representa o componente container de Integração entre qualquer perfil de usuário e o barramento de serviços.  O acesso ao container de usuário deve ser feito através de uma interface onde a implementação para cada perfil abre possibilidade da aplicação atender aos mais diversos tipos de perfis de usuários</w:delText>
            </w:r>
          </w:del>
        </w:sdtContent>
      </w:sdt>
      <w:r w:rsidDel="00000000" w:rsidR="00000000" w:rsidRPr="00000000">
        <w:rPr>
          <w:rtl w:val="0"/>
        </w:rPr>
        <w:t xml:space="preserve">. </w:t>
      </w:r>
    </w:p>
    <w:sdt>
      <w:sdtPr>
        <w:tag w:val="goog_rdk_88"/>
      </w:sdtPr>
      <w:sdtContent>
        <w:p w:rsidR="00000000" w:rsidDel="00000000" w:rsidP="00000000" w:rsidRDefault="00000000" w:rsidRPr="00000000" w14:paraId="00000045">
          <w:pPr>
            <w:ind w:left="360" w:firstLine="348"/>
            <w:jc w:val="center"/>
            <w:rPr/>
            <w:pPrChange w:author="Agostinho Castro" w:id="0" w:date="2023-01-11T21:19:05Z">
              <w:pPr>
                <w:ind w:left="360" w:firstLine="348"/>
              </w:pPr>
            </w:pPrChange>
          </w:pPr>
          <w:r w:rsidDel="00000000" w:rsidR="00000000" w:rsidRPr="00000000">
            <w:rPr>
              <w:rtl w:val="0"/>
            </w:rPr>
            <w:t xml:space="preserve">Figura </w:t>
          </w:r>
          <w:sdt>
            <w:sdtPr>
              <w:tag w:val="goog_rdk_86"/>
            </w:sdtPr>
            <w:sdtContent>
              <w:ins w:author="Agostinho Castro" w:id="48" w:date="2023-01-11T21:19:31Z">
                <w:r w:rsidDel="00000000" w:rsidR="00000000" w:rsidRPr="00000000">
                  <w:rPr>
                    <w:rtl w:val="0"/>
                  </w:rPr>
                  <w:t xml:space="preserve">9</w:t>
                </w:r>
              </w:ins>
            </w:sdtContent>
          </w:sdt>
          <w:sdt>
            <w:sdtPr>
              <w:tag w:val="goog_rdk_87"/>
            </w:sdtPr>
            <w:sdtContent>
              <w:del w:author="Agostinho Castro" w:id="48" w:date="2023-01-11T21:19:31Z">
                <w:r w:rsidDel="00000000" w:rsidR="00000000" w:rsidRPr="00000000">
                  <w:rPr>
                    <w:rtl w:val="0"/>
                  </w:rPr>
                  <w:delText xml:space="preserve">1.h</w:delText>
                </w:r>
              </w:del>
            </w:sdtContent>
          </w:sdt>
          <w:r w:rsidDel="00000000" w:rsidR="00000000" w:rsidRPr="00000000">
            <w:rPr>
              <w:rtl w:val="0"/>
            </w:rPr>
          </w:r>
        </w:p>
      </w:sdtContent>
    </w:sdt>
    <w:sdt>
      <w:sdtPr>
        <w:tag w:val="goog_rdk_90"/>
      </w:sdtPr>
      <w:sdtContent>
        <w:p w:rsidR="00000000" w:rsidDel="00000000" w:rsidP="00000000" w:rsidRDefault="00000000" w:rsidRPr="00000000" w14:paraId="00000046">
          <w:pPr>
            <w:ind w:left="360" w:firstLine="348"/>
            <w:jc w:val="center"/>
            <w:rPr>
              <w:ins w:author="Agostinho Castro" w:id="50" w:date="2023-01-11T21:19:21Z"/>
            </w:rPr>
          </w:pPr>
          <w:r w:rsidDel="00000000" w:rsidR="00000000" w:rsidRPr="00000000">
            <w:rPr/>
            <w:drawing>
              <wp:inline distB="114300" distT="114300" distL="114300" distR="114300">
                <wp:extent cx="638175" cy="352425"/>
                <wp:effectExtent b="0" l="0" r="0" t="0"/>
                <wp:docPr id="95"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638175" cy="352425"/>
                        </a:xfrm>
                        <a:prstGeom prst="rect"/>
                        <a:ln/>
                      </pic:spPr>
                    </pic:pic>
                  </a:graphicData>
                </a:graphic>
              </wp:inline>
            </w:drawing>
          </w:r>
          <w:sdt>
            <w:sdtPr>
              <w:tag w:val="goog_rdk_89"/>
            </w:sdtPr>
            <w:sdtContent>
              <w:ins w:author="Agostinho Castro" w:id="50" w:date="2023-01-11T21:19:21Z">
                <w:r w:rsidDel="00000000" w:rsidR="00000000" w:rsidRPr="00000000">
                  <w:rPr>
                    <w:rtl w:val="0"/>
                  </w:rPr>
                </w:r>
              </w:ins>
            </w:sdtContent>
          </w:sdt>
        </w:p>
      </w:sdtContent>
    </w:sdt>
    <w:sdt>
      <w:sdtPr>
        <w:tag w:val="goog_rdk_92"/>
      </w:sdtPr>
      <w:sdtContent>
        <w:p w:rsidR="00000000" w:rsidDel="00000000" w:rsidP="00000000" w:rsidRDefault="00000000" w:rsidRPr="00000000" w14:paraId="00000047">
          <w:pPr>
            <w:ind w:left="360" w:firstLine="348"/>
            <w:jc w:val="center"/>
            <w:rPr/>
            <w:pPrChange w:author="Agostinho Castro" w:id="0" w:date="2023-01-11T21:19:12Z">
              <w:pPr>
                <w:ind w:left="360" w:firstLine="348"/>
              </w:pPr>
            </w:pPrChange>
          </w:pPr>
          <w:sdt>
            <w:sdtPr>
              <w:tag w:val="goog_rdk_91"/>
            </w:sdtPr>
            <w:sdtContent>
              <w:ins w:author="Agostinho Castro" w:id="50" w:date="2023-01-11T21:19:21Z">
                <w:r w:rsidDel="00000000" w:rsidR="00000000" w:rsidRPr="00000000">
                  <w:rPr>
                    <w:rtl w:val="0"/>
                  </w:rPr>
                  <w:t xml:space="preserve">Fonte:</w:t>
                </w:r>
              </w:ins>
            </w:sdtContent>
          </w:sdt>
          <w:r w:rsidDel="00000000" w:rsidR="00000000" w:rsidRPr="00000000">
            <w:rPr>
              <w:rtl w:val="0"/>
            </w:rPr>
          </w:r>
        </w:p>
      </w:sdtContent>
    </w:sdt>
    <w:p w:rsidR="00000000" w:rsidDel="00000000" w:rsidP="00000000" w:rsidRDefault="00000000" w:rsidRPr="00000000" w14:paraId="00000048">
      <w:pPr>
        <w:ind w:left="360" w:firstLine="348"/>
        <w:rPr/>
      </w:pPr>
      <w:r w:rsidDel="00000000" w:rsidR="00000000" w:rsidRPr="00000000">
        <w:rPr>
          <w:rtl w:val="0"/>
        </w:rPr>
        <w:t xml:space="preserve">Representa Interface utilizada para acessar a integração de usuário.</w:t>
      </w:r>
    </w:p>
    <w:p w:rsidR="00000000" w:rsidDel="00000000" w:rsidP="00000000" w:rsidRDefault="00000000" w:rsidRPr="00000000" w14:paraId="00000049">
      <w:pPr>
        <w:ind w:left="360" w:firstLine="348"/>
        <w:rPr/>
      </w:pPr>
      <w:r w:rsidDel="00000000" w:rsidR="00000000" w:rsidRPr="00000000">
        <w:rPr>
          <w:rtl w:val="0"/>
        </w:rPr>
        <w:t xml:space="preserve">Figura 1. i </w:t>
      </w:r>
    </w:p>
    <w:p w:rsidR="00000000" w:rsidDel="00000000" w:rsidP="00000000" w:rsidRDefault="00000000" w:rsidRPr="00000000" w14:paraId="0000004A">
      <w:pPr>
        <w:ind w:left="360" w:firstLine="348"/>
        <w:rPr/>
      </w:pPr>
      <w:r w:rsidDel="00000000" w:rsidR="00000000" w:rsidRPr="00000000">
        <w:rPr/>
        <w:drawing>
          <wp:inline distB="114300" distT="114300" distL="114300" distR="114300">
            <wp:extent cx="266700" cy="485775"/>
            <wp:effectExtent b="0" l="0" r="0" t="0"/>
            <wp:docPr id="7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667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360" w:firstLine="348"/>
        <w:rPr/>
      </w:pPr>
      <w:r w:rsidDel="00000000" w:rsidR="00000000" w:rsidRPr="00000000">
        <w:rPr>
          <w:rtl w:val="0"/>
        </w:rPr>
        <w:t xml:space="preserve">Representa um ator qualquer relacionado ao perfil de usuário. Por exemplo, podemos ter usuário com visão reduzida ou um usuário comum.</w:t>
      </w:r>
    </w:p>
    <w:p w:rsidR="00000000" w:rsidDel="00000000" w:rsidP="00000000" w:rsidRDefault="00000000" w:rsidRPr="00000000" w14:paraId="0000004C">
      <w:pPr>
        <w:numPr>
          <w:ilvl w:val="0"/>
          <w:numId w:val="6"/>
        </w:numPr>
        <w:ind w:left="1428" w:hanging="360"/>
        <w:rPr>
          <w:b w:val="1"/>
          <w:sz w:val="32"/>
          <w:szCs w:val="32"/>
        </w:rPr>
      </w:pPr>
      <w:r w:rsidDel="00000000" w:rsidR="00000000" w:rsidRPr="00000000">
        <w:rPr>
          <w:b w:val="1"/>
          <w:sz w:val="32"/>
          <w:szCs w:val="32"/>
          <w:rtl w:val="0"/>
        </w:rPr>
        <w:t xml:space="preserve">Interface de Acesso a Dados </w:t>
      </w:r>
    </w:p>
    <w:p w:rsidR="00000000" w:rsidDel="00000000" w:rsidP="00000000" w:rsidRDefault="00000000" w:rsidRPr="00000000" w14:paraId="0000004D">
      <w:pPr>
        <w:ind w:firstLine="360"/>
        <w:rPr/>
      </w:pPr>
      <w:r w:rsidDel="00000000" w:rsidR="00000000" w:rsidRPr="00000000">
        <w:rPr>
          <w:rtl w:val="0"/>
        </w:rPr>
      </w:r>
    </w:p>
    <w:p w:rsidR="00000000" w:rsidDel="00000000" w:rsidP="00000000" w:rsidRDefault="00000000" w:rsidRPr="00000000" w14:paraId="0000004E">
      <w:pPr>
        <w:ind w:left="360" w:firstLine="360"/>
        <w:rPr/>
      </w:pPr>
      <w:r w:rsidDel="00000000" w:rsidR="00000000" w:rsidRPr="00000000">
        <w:rPr>
          <w:rtl w:val="0"/>
        </w:rPr>
        <w:t xml:space="preserve">O componente de acesso dados além de abstrair o uso da API do firebase possibilita que o usuário tenha acesso em qualquer dispositivo instalado em virtude do Banco de dados estar remoto. Utilizamos o padrão de projeto “DAO”. Esse padrão possibilita a troca do banco de dados. Apenas trocando a fábrica da implementação. </w:t>
      </w:r>
    </w:p>
    <w:p w:rsidR="00000000" w:rsidDel="00000000" w:rsidP="00000000" w:rsidRDefault="00000000" w:rsidRPr="00000000" w14:paraId="0000004F">
      <w:pPr>
        <w:ind w:left="360" w:firstLine="348"/>
        <w:rPr/>
      </w:pPr>
      <w:r w:rsidDel="00000000" w:rsidR="00000000" w:rsidRPr="00000000">
        <w:rPr>
          <w:rtl w:val="0"/>
        </w:rPr>
      </w:r>
    </w:p>
    <w:p w:rsidR="00000000" w:rsidDel="00000000" w:rsidP="00000000" w:rsidRDefault="00000000" w:rsidRPr="00000000" w14:paraId="00000050">
      <w:pPr>
        <w:ind w:left="360" w:firstLine="348"/>
        <w:rPr/>
      </w:pPr>
      <w:r w:rsidDel="00000000" w:rsidR="00000000" w:rsidRPr="00000000">
        <w:rPr>
          <w:rtl w:val="0"/>
        </w:rPr>
        <w:t xml:space="preserve">Figura 1.j</w:t>
      </w:r>
    </w:p>
    <w:p w:rsidR="00000000" w:rsidDel="00000000" w:rsidP="00000000" w:rsidRDefault="00000000" w:rsidRPr="00000000" w14:paraId="00000051">
      <w:pPr>
        <w:ind w:left="360" w:firstLine="348"/>
        <w:rPr/>
      </w:pPr>
      <w:r w:rsidDel="00000000" w:rsidR="00000000" w:rsidRPr="00000000">
        <w:rPr/>
        <w:drawing>
          <wp:inline distB="114300" distT="114300" distL="114300" distR="114300">
            <wp:extent cx="685800" cy="561975"/>
            <wp:effectExtent b="0" l="0" r="0" t="0"/>
            <wp:docPr id="8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85800" cy="561975"/>
                    </a:xfrm>
                    <a:prstGeom prst="rect"/>
                    <a:ln/>
                  </pic:spPr>
                </pic:pic>
              </a:graphicData>
            </a:graphic>
          </wp:inline>
        </w:drawing>
      </w:r>
      <w:r w:rsidDel="00000000" w:rsidR="00000000" w:rsidRPr="00000000">
        <w:rPr>
          <w:rtl w:val="0"/>
        </w:rPr>
        <w:t xml:space="preserve">Representa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p>
    <w:p w:rsidR="00000000" w:rsidDel="00000000" w:rsidP="00000000" w:rsidRDefault="00000000" w:rsidRPr="00000000" w14:paraId="00000052">
      <w:pPr>
        <w:ind w:left="360" w:firstLine="348"/>
        <w:rPr/>
      </w:pPr>
      <w:r w:rsidDel="00000000" w:rsidR="00000000" w:rsidRPr="00000000">
        <w:rPr>
          <w:rtl w:val="0"/>
        </w:rPr>
        <w:t xml:space="preserve">Figura 1. e</w:t>
      </w:r>
    </w:p>
    <w:p w:rsidR="00000000" w:rsidDel="00000000" w:rsidP="00000000" w:rsidRDefault="00000000" w:rsidRPr="00000000" w14:paraId="00000053">
      <w:pPr>
        <w:ind w:left="360" w:firstLine="348"/>
        <w:rPr/>
      </w:pPr>
      <w:r w:rsidDel="00000000" w:rsidR="00000000" w:rsidRPr="00000000">
        <w:rPr/>
        <w:drawing>
          <wp:inline distB="114300" distT="114300" distL="114300" distR="114300">
            <wp:extent cx="371475" cy="400050"/>
            <wp:effectExtent b="0" l="0" r="0" t="0"/>
            <wp:docPr id="8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714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Problema analisado no trabalho </w:t>
      </w:r>
    </w:p>
    <w:p w:rsidR="00000000" w:rsidDel="00000000" w:rsidP="00000000" w:rsidRDefault="00000000" w:rsidRPr="00000000" w14:paraId="00000056">
      <w:pPr>
        <w:rPr/>
      </w:pPr>
      <w:r w:rsidDel="00000000" w:rsidR="00000000" w:rsidRPr="00000000">
        <w:rPr>
          <w:rtl w:val="0"/>
        </w:rPr>
        <w:t xml:space="preserve">No presente trabalho analisa-se o uso de medicamentos por pessoas com perfil específicos como idosos e pcds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Aplicativo</w:t>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Primeiro Acesso</w:t>
      </w:r>
    </w:p>
    <w:p w:rsidR="00000000" w:rsidDel="00000000" w:rsidP="00000000" w:rsidRDefault="00000000" w:rsidRPr="00000000" w14:paraId="0000005A">
      <w:pPr>
        <w:rPr/>
      </w:pPr>
      <w:r w:rsidDel="00000000" w:rsidR="00000000" w:rsidRPr="00000000">
        <w:rPr>
          <w:rtl w:val="0"/>
        </w:rPr>
        <w:t xml:space="preserve">No primeiro acesso do aplicativo alguns slides de boas-vindas são apresentados.  Então é apresentado ao usuário criar um cadastro novo ou efetuar o login informando e-mail e senha. Após efetuar o cadastro o aplicativo exibirá a janela principal. Se o usuário possuir um cadastro feito anteriormente escolherá a opção efetuar login.</w:t>
      </w:r>
    </w:p>
    <w:p w:rsidR="00000000" w:rsidDel="00000000" w:rsidP="00000000" w:rsidRDefault="00000000" w:rsidRPr="00000000" w14:paraId="0000005B">
      <w:pPr>
        <w:rPr/>
      </w:pPr>
      <w:r w:rsidDel="00000000" w:rsidR="00000000" w:rsidRPr="00000000">
        <w:rPr>
          <w:rtl w:val="0"/>
        </w:rPr>
        <w:t xml:space="preserve">Tanto no primeiro caso quanto no segundo caso o aplicativo exibirá a janela principal.</w:t>
      </w:r>
    </w:p>
    <w:p w:rsidR="00000000" w:rsidDel="00000000" w:rsidP="00000000" w:rsidRDefault="00000000" w:rsidRPr="00000000" w14:paraId="0000005C">
      <w:pPr>
        <w:rPr/>
      </w:pPr>
      <w:r w:rsidDel="00000000" w:rsidR="00000000" w:rsidRPr="00000000">
        <w:rPr>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05D">
      <w:pPr>
        <w:rPr/>
      </w:pPr>
      <w:r w:rsidDel="00000000" w:rsidR="00000000" w:rsidRPr="00000000">
        <w:rPr>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05E">
      <w:pPr>
        <w:rPr/>
      </w:pPr>
      <w:r w:rsidDel="00000000" w:rsidR="00000000" w:rsidRPr="00000000">
        <w:rPr>
          <w:rtl w:val="0"/>
        </w:rPr>
        <w:t xml:space="preserve">Dito isto, sempre que o usuário acessar o aplicativo fará login automático apresentando facilidade de uso desde a tela inicial.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Boas vindas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Autenticação de Usuário</w:t>
      </w:r>
    </w:p>
    <w:p w:rsidR="00000000" w:rsidDel="00000000" w:rsidP="00000000" w:rsidRDefault="00000000" w:rsidRPr="00000000" w14:paraId="0000006F">
      <w:pPr>
        <w:rPr/>
      </w:pPr>
      <w:r w:rsidDel="00000000" w:rsidR="00000000" w:rsidRPr="00000000">
        <w:rPr>
          <w:rtl w:val="0"/>
        </w:rPr>
        <w:t xml:space="preserve">Figura 2</w:t>
      </w:r>
    </w:p>
    <w:p w:rsidR="00000000" w:rsidDel="00000000" w:rsidP="00000000" w:rsidRDefault="00000000" w:rsidRPr="00000000" w14:paraId="00000070">
      <w:pPr>
        <w:rPr/>
      </w:pPr>
      <w:r w:rsidDel="00000000" w:rsidR="00000000" w:rsidRPr="00000000">
        <w:rPr/>
        <w:drawing>
          <wp:inline distB="0" distT="0" distL="0" distR="0">
            <wp:extent cx="4144328" cy="5644422"/>
            <wp:effectExtent b="0" l="0" r="0" t="0"/>
            <wp:docPr id="79" name="image26.png"/>
            <a:graphic>
              <a:graphicData uri="http://schemas.openxmlformats.org/drawingml/2006/picture">
                <pic:pic>
                  <pic:nvPicPr>
                    <pic:cNvPr id="0" name="image26.png"/>
                    <pic:cNvPicPr preferRelativeResize="0"/>
                  </pic:nvPicPr>
                  <pic:blipFill>
                    <a:blip r:embed="rId21"/>
                    <a:srcRect b="3363" l="0" r="0" t="-3363"/>
                    <a:stretch>
                      <a:fillRect/>
                    </a:stretch>
                  </pic:blipFill>
                  <pic:spPr>
                    <a:xfrm>
                      <a:off x="0" y="0"/>
                      <a:ext cx="4144328" cy="56444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(Fonte: Autor)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Figura 3</w:t>
      </w:r>
    </w:p>
    <w:p w:rsidR="00000000" w:rsidDel="00000000" w:rsidP="00000000" w:rsidRDefault="00000000" w:rsidRPr="00000000" w14:paraId="0000007A">
      <w:pPr>
        <w:rPr/>
      </w:pPr>
      <w:r w:rsidDel="00000000" w:rsidR="00000000" w:rsidRPr="00000000">
        <w:rPr/>
        <w:drawing>
          <wp:inline distB="0" distT="0" distL="0" distR="0">
            <wp:extent cx="4430078" cy="7091697"/>
            <wp:effectExtent b="0" l="0" r="0" t="0"/>
            <wp:docPr id="9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4430078" cy="709169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(Fonte: Autor)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Figura 4</w:t>
      </w:r>
    </w:p>
    <w:p w:rsidR="00000000" w:rsidDel="00000000" w:rsidP="00000000" w:rsidRDefault="00000000" w:rsidRPr="00000000" w14:paraId="0000007E">
      <w:pPr>
        <w:rPr>
          <w:b w:val="1"/>
          <w:sz w:val="32"/>
          <w:szCs w:val="32"/>
        </w:rPr>
      </w:pPr>
      <w:r w:rsidDel="00000000" w:rsidR="00000000" w:rsidRPr="00000000">
        <w:rPr>
          <w:b w:val="1"/>
          <w:sz w:val="32"/>
          <w:szCs w:val="32"/>
          <w:rtl w:val="0"/>
        </w:rPr>
        <w:t xml:space="preserve">Cadastro de Usuário</w:t>
      </w:r>
      <w:r w:rsidDel="00000000" w:rsidR="00000000" w:rsidRPr="00000000">
        <w:rPr>
          <w:b w:val="1"/>
          <w:sz w:val="32"/>
          <w:szCs w:val="32"/>
        </w:rPr>
        <w:drawing>
          <wp:inline distB="0" distT="0" distL="0" distR="0">
            <wp:extent cx="4420553" cy="7079791"/>
            <wp:effectExtent b="0" l="0" r="0" t="0"/>
            <wp:docPr id="9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420553" cy="707979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(Fonte: Autor)</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Nesta primeira versão do aplicativo AMU o usuário comum poderá utilizar todas as funcionalidades. O usuário com perda de visão ou reduzida terá através do uso da voz acesso a algumas funcionalidades. </w:t>
      </w:r>
    </w:p>
    <w:p w:rsidR="00000000" w:rsidDel="00000000" w:rsidP="00000000" w:rsidRDefault="00000000" w:rsidRPr="00000000" w14:paraId="00000083">
      <w:pPr>
        <w:rPr/>
      </w:pPr>
      <w:r w:rsidDel="00000000" w:rsidR="00000000" w:rsidRPr="00000000">
        <w:rPr>
          <w:rtl w:val="0"/>
        </w:rPr>
        <w:t xml:space="preserve">Para usuários idosos, surdos/mudos e TEA não tem funcionalidades adaptadas.</w:t>
      </w:r>
    </w:p>
    <w:p w:rsidR="00000000" w:rsidDel="00000000" w:rsidP="00000000" w:rsidRDefault="00000000" w:rsidRPr="00000000" w14:paraId="00000084">
      <w:pPr>
        <w:rPr>
          <w:color w:val="253a44"/>
        </w:rPr>
      </w:pPr>
      <w:r w:rsidDel="00000000" w:rsidR="00000000" w:rsidRPr="00000000">
        <w:rPr>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color w:val="253a44"/>
          <w:rtl w:val="0"/>
        </w:rPr>
        <w:t xml:space="preserve">adrões de Projetos. O principal padrão de projeto adotado foi o Strategy.</w:t>
      </w:r>
    </w:p>
    <w:p w:rsidR="00000000" w:rsidDel="00000000" w:rsidP="00000000" w:rsidRDefault="00000000" w:rsidRPr="00000000" w14:paraId="00000085">
      <w:pPr>
        <w:rPr>
          <w:rFonts w:ascii="Montserrat" w:cs="Montserrat" w:eastAsia="Montserrat" w:hAnsi="Montserrat"/>
          <w:color w:val="253a44"/>
          <w:sz w:val="38"/>
          <w:szCs w:val="38"/>
        </w:rPr>
      </w:pPr>
      <w:r w:rsidDel="00000000" w:rsidR="00000000" w:rsidRPr="00000000">
        <w:rPr>
          <w:color w:val="253a44"/>
          <w:rtl w:val="0"/>
        </w:rPr>
        <w:t xml:space="preserve">Quando o aplicativo inicia pelo cadastro inicial sabe qual o perfil do usuário. Uma variável global com o nome "integração usuário" então é inicializada por uma fábrica de objetos. Para exemplificar o uso desse recurso, quando o aplicativo dispara um alarme indicando que um medicamento deve ser tomado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w:t>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086">
      <w:pPr>
        <w:rPr>
          <w:color w:val="253a44"/>
        </w:rPr>
      </w:pPr>
      <w:r w:rsidDel="00000000" w:rsidR="00000000" w:rsidRPr="00000000">
        <w:rPr>
          <w:color w:val="253a44"/>
          <w:rtl w:val="0"/>
        </w:rPr>
        <w:t xml:space="preserve">O fragmento de código abaixo demonstra o uso de uma fábrica de objeto para ser utilizado conforme o perfil.</w:t>
      </w:r>
    </w:p>
    <w:p w:rsidR="00000000" w:rsidDel="00000000" w:rsidP="00000000" w:rsidRDefault="00000000" w:rsidRPr="00000000" w14:paraId="00000087">
      <w:pPr>
        <w:rPr>
          <w:color w:val="253a44"/>
        </w:rPr>
      </w:pPr>
      <w:r w:rsidDel="00000000" w:rsidR="00000000" w:rsidRPr="00000000">
        <w:rPr>
          <w:color w:val="253a44"/>
          <w:rtl w:val="0"/>
        </w:rPr>
        <w:t xml:space="preserve">Figura 5</w:t>
      </w:r>
    </w:p>
    <w:p w:rsidR="00000000" w:rsidDel="00000000" w:rsidP="00000000" w:rsidRDefault="00000000" w:rsidRPr="00000000" w14:paraId="00000088">
      <w:pPr>
        <w:rPr/>
      </w:pPr>
      <w:r w:rsidDel="00000000" w:rsidR="00000000" w:rsidRPr="00000000">
        <w:rPr/>
        <w:drawing>
          <wp:inline distB="0" distT="0" distL="0" distR="0">
            <wp:extent cx="5400040" cy="1486535"/>
            <wp:effectExtent b="0" l="0" r="0" t="0"/>
            <wp:docPr id="98"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400040"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Quanto ao uso do Strategy abaixo temos dois fragmentos de código.</w:t>
      </w:r>
    </w:p>
    <w:p w:rsidR="00000000" w:rsidDel="00000000" w:rsidP="00000000" w:rsidRDefault="00000000" w:rsidRPr="00000000" w14:paraId="0000008A">
      <w:pPr>
        <w:rPr/>
      </w:pPr>
      <w:r w:rsidDel="00000000" w:rsidR="00000000" w:rsidRPr="00000000">
        <w:rPr>
          <w:rtl w:val="0"/>
        </w:rPr>
        <w:t xml:space="preserve">O primeiro fragmento dá suporte ao perfil de usuário comum.</w:t>
      </w:r>
    </w:p>
    <w:p w:rsidR="00000000" w:rsidDel="00000000" w:rsidP="00000000" w:rsidRDefault="00000000" w:rsidRPr="00000000" w14:paraId="0000008B">
      <w:pPr>
        <w:rPr/>
      </w:pPr>
      <w:r w:rsidDel="00000000" w:rsidR="00000000" w:rsidRPr="00000000">
        <w:rPr>
          <w:rtl w:val="0"/>
        </w:rPr>
        <w:t xml:space="preserve">Figura 6</w:t>
      </w:r>
    </w:p>
    <w:p w:rsidR="00000000" w:rsidDel="00000000" w:rsidP="00000000" w:rsidRDefault="00000000" w:rsidRPr="00000000" w14:paraId="0000008C">
      <w:pPr>
        <w:rPr>
          <w:rFonts w:ascii="Montserrat" w:cs="Montserrat" w:eastAsia="Montserrat" w:hAnsi="Montserrat"/>
          <w:color w:val="253a44"/>
          <w:sz w:val="38"/>
          <w:szCs w:val="38"/>
        </w:rPr>
      </w:pPr>
      <w:r w:rsidDel="00000000" w:rsidR="00000000" w:rsidRPr="00000000">
        <w:rPr/>
        <w:drawing>
          <wp:inline distB="0" distT="0" distL="0" distR="0">
            <wp:extent cx="5400040" cy="1076960"/>
            <wp:effectExtent b="0" l="0" r="0" t="0"/>
            <wp:docPr id="10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400040" cy="10769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Na imagem acima, ao atualizar o saldo de medicamentos uma mensagem é exibida na tela.</w:t>
      </w:r>
    </w:p>
    <w:p w:rsidR="00000000" w:rsidDel="00000000" w:rsidP="00000000" w:rsidRDefault="00000000" w:rsidRPr="00000000" w14:paraId="0000008E">
      <w:pPr>
        <w:rPr/>
      </w:pPr>
      <w:r w:rsidDel="00000000" w:rsidR="00000000" w:rsidRPr="00000000">
        <w:rPr>
          <w:rtl w:val="0"/>
        </w:rPr>
        <w:t xml:space="preserve">O segundo fragmento dá suporte ao usuário com visão reduzida/perda</w:t>
      </w:r>
    </w:p>
    <w:p w:rsidR="00000000" w:rsidDel="00000000" w:rsidP="00000000" w:rsidRDefault="00000000" w:rsidRPr="00000000" w14:paraId="0000008F">
      <w:pPr>
        <w:rPr/>
      </w:pPr>
      <w:r w:rsidDel="00000000" w:rsidR="00000000" w:rsidRPr="00000000">
        <w:rPr>
          <w:rtl w:val="0"/>
        </w:rPr>
        <w:t xml:space="preserve">Figura 7</w:t>
      </w:r>
    </w:p>
    <w:p w:rsidR="00000000" w:rsidDel="00000000" w:rsidP="00000000" w:rsidRDefault="00000000" w:rsidRPr="00000000" w14:paraId="00000090">
      <w:pPr>
        <w:rPr>
          <w:rFonts w:ascii="Montserrat" w:cs="Montserrat" w:eastAsia="Montserrat" w:hAnsi="Montserrat"/>
          <w:color w:val="253a44"/>
          <w:sz w:val="38"/>
          <w:szCs w:val="38"/>
        </w:rPr>
      </w:pPr>
      <w:r w:rsidDel="00000000" w:rsidR="00000000" w:rsidRPr="00000000">
        <w:rPr/>
        <w:drawing>
          <wp:inline distB="0" distT="0" distL="0" distR="0">
            <wp:extent cx="5400040" cy="687070"/>
            <wp:effectExtent b="0" l="0" r="0" t="0"/>
            <wp:docPr id="10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400040" cy="6870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Montserrat" w:cs="Montserrat" w:eastAsia="Montserrat" w:hAnsi="Montserrat"/>
          <w:color w:val="253a44"/>
          <w:sz w:val="38"/>
          <w:szCs w:val="38"/>
        </w:rPr>
      </w:pPr>
      <w:r w:rsidDel="00000000" w:rsidR="00000000" w:rsidRPr="00000000">
        <w:rPr>
          <w:rtl w:val="0"/>
        </w:rPr>
        <w:t xml:space="preserve">Na imagem acima, ao atualizar o saldo de medicamentos um áudio é reproduzido. Assim podemos constatar o uso do padrão Strategy.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Para dar suporte a estrutura mencionada acima foi necessário dividir o projeto em camadas. Abaixo temos uma imagem que exibe a estrutura da camada de Api-integração</w:t>
      </w:r>
    </w:p>
    <w:p w:rsidR="00000000" w:rsidDel="00000000" w:rsidP="00000000" w:rsidRDefault="00000000" w:rsidRPr="00000000" w14:paraId="00000093">
      <w:pPr>
        <w:rPr/>
      </w:pPr>
      <w:r w:rsidDel="00000000" w:rsidR="00000000" w:rsidRPr="00000000">
        <w:rPr>
          <w:rtl w:val="0"/>
        </w:rPr>
        <w:t xml:space="preserve">Figura 8</w:t>
      </w:r>
    </w:p>
    <w:p w:rsidR="00000000" w:rsidDel="00000000" w:rsidP="00000000" w:rsidRDefault="00000000" w:rsidRPr="00000000" w14:paraId="00000094">
      <w:pPr>
        <w:rPr>
          <w:rFonts w:ascii="Montserrat" w:cs="Montserrat" w:eastAsia="Montserrat" w:hAnsi="Montserrat"/>
          <w:color w:val="253a44"/>
          <w:sz w:val="38"/>
          <w:szCs w:val="38"/>
        </w:rPr>
      </w:pPr>
      <w:r w:rsidDel="00000000" w:rsidR="00000000" w:rsidRPr="00000000">
        <w:rPr/>
        <w:drawing>
          <wp:inline distB="0" distT="0" distL="0" distR="0">
            <wp:extent cx="2762250" cy="3200400"/>
            <wp:effectExtent b="0" l="0" r="0" t="0"/>
            <wp:docPr id="105"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2762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97">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99">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r w:rsidDel="00000000" w:rsidR="00000000" w:rsidRPr="00000000">
        <w:rPr>
          <w:rtl w:val="0"/>
        </w:rPr>
        <w:t xml:space="preserve">Janela Principal</w:t>
      </w:r>
    </w:p>
    <w:p w:rsidR="00000000" w:rsidDel="00000000" w:rsidP="00000000" w:rsidRDefault="00000000" w:rsidRPr="00000000" w14:paraId="0000009F">
      <w:pPr>
        <w:rPr/>
      </w:pPr>
      <w:r w:rsidDel="00000000" w:rsidR="00000000" w:rsidRPr="00000000">
        <w:rPr>
          <w:rtl w:val="0"/>
        </w:rPr>
        <w:t xml:space="preserve">Como o objetivo do presente trabalho é ajudar pessoas com alguma dificuldade em fazer uso de medicamentos e nesta primeira versão serão atendidos um público com dificuldade visual reduzida/perda foram desenvolvidos alguns comandos de voz. Partimos da premissa que tal perfil precisa de um cuidador para fazer algumas etapas preliminares as quais iremos abordar em tópico anexo. Tais comandos estão disponíveis desde a tela principal exibida abaixo:</w:t>
      </w:r>
    </w:p>
    <w:p w:rsidR="00000000" w:rsidDel="00000000" w:rsidP="00000000" w:rsidRDefault="00000000" w:rsidRPr="00000000" w14:paraId="000000A0">
      <w:pP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0" l="0" r="0" t="0"/>
            <wp:docPr id="9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362450" cy="593439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A2">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Comandos de voz disponíveis após o usuário tocar em qualquer área da tela principal.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0A4">
      <w:pPr>
        <w:rPr/>
      </w:pPr>
      <w:r w:rsidDel="00000000" w:rsidR="00000000" w:rsidRPr="00000000">
        <w:rPr>
          <w:rtl w:val="0"/>
        </w:rPr>
        <w:t xml:space="preserve">Figura 8 </w:t>
      </w:r>
    </w:p>
    <w:p w:rsidR="00000000" w:rsidDel="00000000" w:rsidP="00000000" w:rsidRDefault="00000000" w:rsidRPr="00000000" w14:paraId="000000A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-4444</wp:posOffset>
            </wp:positionV>
            <wp:extent cx="409575" cy="409575"/>
            <wp:effectExtent b="0" l="0" r="0" t="0"/>
            <wp:wrapSquare wrapText="bothSides" distB="0" distT="0" distL="114300" distR="114300"/>
            <wp:docPr descr="Falando - ícones de pessoas grátis" id="72" name="image6.png"/>
            <a:graphic>
              <a:graphicData uri="http://schemas.openxmlformats.org/drawingml/2006/picture">
                <pic:pic>
                  <pic:nvPicPr>
                    <pic:cNvPr descr="Falando - ícones de pessoas grátis" id="0" name="image6.png"/>
                    <pic:cNvPicPr preferRelativeResize="0"/>
                  </pic:nvPicPr>
                  <pic:blipFill>
                    <a:blip r:embed="rId29"/>
                    <a:srcRect b="0" l="0" r="0" t="0"/>
                    <a:stretch>
                      <a:fillRect/>
                    </a:stretch>
                  </pic:blipFill>
                  <pic:spPr>
                    <a:xfrm>
                      <a:off x="0" y="0"/>
                      <a:ext cx="409575" cy="409575"/>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(Fonte: Android Studio)</w:t>
      </w:r>
    </w:p>
    <w:p w:rsidR="00000000" w:rsidDel="00000000" w:rsidP="00000000" w:rsidRDefault="00000000" w:rsidRPr="00000000" w14:paraId="000000A8">
      <w:pPr>
        <w:rPr>
          <w:b w:val="1"/>
        </w:rPr>
      </w:pPr>
      <w:r w:rsidDel="00000000" w:rsidR="00000000" w:rsidRPr="00000000">
        <w:rPr>
          <w:b w:val="1"/>
          <w:rtl w:val="0"/>
        </w:rPr>
        <w:t xml:space="preserve">Comandos Disponíveis</w:t>
      </w:r>
    </w:p>
    <w:p w:rsidR="00000000" w:rsidDel="00000000" w:rsidP="00000000" w:rsidRDefault="00000000" w:rsidRPr="00000000" w14:paraId="000000A9">
      <w:pPr>
        <w:rPr/>
      </w:pPr>
      <w:r w:rsidDel="00000000" w:rsidR="00000000" w:rsidRPr="00000000">
        <w:rPr>
          <w:rtl w:val="0"/>
        </w:rPr>
        <w:t xml:space="preserve">O AMU falará os comandos de voz disponíveis </w:t>
      </w:r>
    </w:p>
    <w:p w:rsidR="00000000" w:rsidDel="00000000" w:rsidP="00000000" w:rsidRDefault="00000000" w:rsidRPr="00000000" w14:paraId="000000AA">
      <w:pPr>
        <w:rPr>
          <w:b w:val="1"/>
        </w:rPr>
      </w:pPr>
      <w:r w:rsidDel="00000000" w:rsidR="00000000" w:rsidRPr="00000000">
        <w:rPr>
          <w:b w:val="1"/>
          <w:rtl w:val="0"/>
        </w:rPr>
        <w:t xml:space="preserve">Lista de Medicamentos</w:t>
      </w:r>
    </w:p>
    <w:p w:rsidR="00000000" w:rsidDel="00000000" w:rsidP="00000000" w:rsidRDefault="00000000" w:rsidRPr="00000000" w14:paraId="000000AB">
      <w:pPr>
        <w:rPr/>
      </w:pPr>
      <w:r w:rsidDel="00000000" w:rsidR="00000000" w:rsidRPr="00000000">
        <w:rPr>
          <w:rtl w:val="0"/>
        </w:rPr>
        <w:t xml:space="preserve">O AMU lerá as informações principais de cada medicamento previamente cadastrado</w:t>
      </w:r>
    </w:p>
    <w:p w:rsidR="00000000" w:rsidDel="00000000" w:rsidP="00000000" w:rsidRDefault="00000000" w:rsidRPr="00000000" w14:paraId="000000AC">
      <w:pPr>
        <w:rPr>
          <w:b w:val="1"/>
        </w:rPr>
      </w:pPr>
      <w:r w:rsidDel="00000000" w:rsidR="00000000" w:rsidRPr="00000000">
        <w:rPr>
          <w:b w:val="1"/>
          <w:rtl w:val="0"/>
        </w:rPr>
        <w:t xml:space="preserve">Detalhe do Medicamento “apelido”</w:t>
      </w:r>
    </w:p>
    <w:p w:rsidR="00000000" w:rsidDel="00000000" w:rsidP="00000000" w:rsidRDefault="00000000" w:rsidRPr="00000000" w14:paraId="000000AD">
      <w:pPr>
        <w:rPr/>
      </w:pPr>
      <w:r w:rsidDel="00000000" w:rsidR="00000000" w:rsidRPr="00000000">
        <w:rPr>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0AE">
      <w:pPr>
        <w:rPr>
          <w:b w:val="1"/>
        </w:rPr>
      </w:pPr>
      <w:r w:rsidDel="00000000" w:rsidR="00000000" w:rsidRPr="00000000">
        <w:rPr>
          <w:rtl w:val="0"/>
        </w:rPr>
        <w:t xml:space="preserve"> </w:t>
      </w:r>
      <w:r w:rsidDel="00000000" w:rsidR="00000000" w:rsidRPr="00000000">
        <w:rPr>
          <w:b w:val="1"/>
          <w:rtl w:val="0"/>
        </w:rPr>
        <w:t xml:space="preserve">Administrar </w:t>
      </w:r>
    </w:p>
    <w:p w:rsidR="00000000" w:rsidDel="00000000" w:rsidP="00000000" w:rsidRDefault="00000000" w:rsidRPr="00000000" w14:paraId="000000AF">
      <w:pPr>
        <w:rPr/>
      </w:pPr>
      <w:r w:rsidDel="00000000" w:rsidR="00000000" w:rsidRPr="00000000">
        <w:rPr>
          <w:rtl w:val="0"/>
        </w:rPr>
        <w:t xml:space="preserve">O AMU trocará o perfil do usuário temporariamente possibilitando que o cuidando faça a administração dos dados cadastrados. Entre esses itens está: Cadastrar medicamento, cadastrar horários, cadastrar compra ou informar uma redução na quantidade de medicamento disponível. Poderá alterar o apelido do medicamento entre outros dados. Após efetuar a mudança basta clicar no botão “Restaurar perfil”.</w:t>
      </w:r>
    </w:p>
    <w:p w:rsidR="00000000" w:rsidDel="00000000" w:rsidP="00000000" w:rsidRDefault="00000000" w:rsidRPr="00000000" w14:paraId="000000B0">
      <w:pPr>
        <w:rPr>
          <w:b w:val="1"/>
        </w:rPr>
      </w:pPr>
      <w:r w:rsidDel="00000000" w:rsidR="00000000" w:rsidRPr="00000000">
        <w:rPr>
          <w:rtl w:val="0"/>
        </w:rPr>
        <w:t xml:space="preserve"> </w:t>
      </w:r>
      <w:r w:rsidDel="00000000" w:rsidR="00000000" w:rsidRPr="00000000">
        <w:rPr>
          <w:b w:val="1"/>
          <w:rtl w:val="0"/>
        </w:rPr>
        <w:t xml:space="preserve">Sair</w:t>
      </w:r>
    </w:p>
    <w:p w:rsidR="00000000" w:rsidDel="00000000" w:rsidP="00000000" w:rsidRDefault="00000000" w:rsidRPr="00000000" w14:paraId="000000B1">
      <w:pPr>
        <w:rPr/>
      </w:pPr>
      <w:r w:rsidDel="00000000" w:rsidR="00000000" w:rsidRPr="00000000">
        <w:rPr>
          <w:rtl w:val="0"/>
        </w:rPr>
        <w:t xml:space="preserve">O AMU será fechado.</w:t>
      </w:r>
    </w:p>
    <w:p w:rsidR="00000000" w:rsidDel="00000000" w:rsidP="00000000" w:rsidRDefault="00000000" w:rsidRPr="00000000" w14:paraId="000000B2">
      <w:pPr>
        <w:rPr>
          <w:color w:val="202124"/>
        </w:rPr>
      </w:pPr>
      <w:r w:rsidDel="00000000" w:rsidR="00000000" w:rsidRPr="00000000">
        <w:rPr>
          <w:rtl w:val="0"/>
        </w:rPr>
        <w:t xml:space="preserve">Para termos acesso a todos os recursos de voz foi necessário utilizar alguns recursos importantes relativos à plataforma Android, bem como fundamentos do desenvolvimento móvel. </w:t>
      </w:r>
      <w:r w:rsidDel="00000000" w:rsidR="00000000" w:rsidRPr="00000000">
        <w:rPr>
          <w:color w:val="202124"/>
          <w:rtl w:val="0"/>
        </w:rPr>
        <w:t xml:space="preserve">O recurso de reconhecimento de voz, reprodução de voz e mesmo o uso do firebase são normalmente assíncronos. </w:t>
      </w:r>
    </w:p>
    <w:p w:rsidR="00000000" w:rsidDel="00000000" w:rsidP="00000000" w:rsidRDefault="00000000" w:rsidRPr="00000000" w14:paraId="000000B3">
      <w:pPr>
        <w:rPr>
          <w:color w:val="202124"/>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Devido a essa característica precisamos “assinar” métodos para receber as respostas ao final da execução. Para isso foi necessário o uso do recurso de CallBacks.</w:t>
      </w:r>
    </w:p>
    <w:p w:rsidR="00000000" w:rsidDel="00000000" w:rsidP="00000000" w:rsidRDefault="00000000" w:rsidRPr="00000000" w14:paraId="000000B5">
      <w:pPr>
        <w:rPr>
          <w:color w:val="2a2a2a"/>
        </w:rPr>
      </w:pPr>
      <w:r w:rsidDel="00000000" w:rsidR="00000000" w:rsidRPr="00000000">
        <w:rPr>
          <w:color w:val="2a2a2a"/>
          <w:rtl w:val="0"/>
        </w:rPr>
        <w:t xml:space="preserve">Trata-se de uma função que é executada quando algum evento acontece ou depois que algum código chega ao estado desejado. </w:t>
      </w:r>
      <w:r w:rsidDel="00000000" w:rsidR="00000000" w:rsidRPr="00000000">
        <w:rPr>
          <w:b w:val="0"/>
          <w:color w:val="2a2a2a"/>
          <w:rtl w:val="0"/>
        </w:rPr>
        <w:t xml:space="preserve">Também conhecido como função de retorno</w:t>
      </w:r>
      <w:r w:rsidDel="00000000" w:rsidR="00000000" w:rsidRPr="00000000">
        <w:rPr>
          <w:color w:val="2a2a2a"/>
          <w:rtl w:val="0"/>
        </w:rPr>
        <w:t xml:space="preserve">, o Callback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0B6">
      <w:pPr>
        <w:rPr>
          <w:color w:val="202124"/>
        </w:rPr>
      </w:pPr>
      <w:r w:rsidDel="00000000" w:rsidR="00000000" w:rsidRPr="00000000">
        <w:rPr>
          <w:color w:val="2a2a2a"/>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0B7">
      <w:pPr>
        <w:rPr>
          <w:color w:val="202124"/>
        </w:rPr>
      </w:pPr>
      <w:r w:rsidDel="00000000" w:rsidR="00000000" w:rsidRPr="00000000">
        <w:rPr>
          <w:color w:val="202124"/>
          <w:rtl w:val="0"/>
        </w:rPr>
        <w:t xml:space="preserve">As notificações (ou “</w:t>
      </w:r>
      <w:r w:rsidDel="00000000" w:rsidR="00000000" w:rsidRPr="00000000">
        <w:rPr>
          <w:b w:val="1"/>
          <w:color w:val="202124"/>
          <w:rtl w:val="0"/>
        </w:rPr>
        <w:t xml:space="preserve">callbacks</w:t>
      </w:r>
      <w:r w:rsidDel="00000000" w:rsidR="00000000" w:rsidRPr="00000000">
        <w:rPr>
          <w:color w:val="202124"/>
          <w:rtl w:val="0"/>
        </w:rPr>
        <w:t xml:space="preserve">”) permitem que o aplicativo seja informado quando uma transação tiver seu status alterado. Dessa forma, podemos identificar quando um dado solicitado já foi devolvido pelo banco de dados firebase ou quando uma captura de voz já foi obtida. </w:t>
      </w:r>
    </w:p>
    <w:p w:rsidR="00000000" w:rsidDel="00000000" w:rsidP="00000000" w:rsidRDefault="00000000" w:rsidRPr="00000000" w14:paraId="000000B8">
      <w:pPr>
        <w:rPr>
          <w:color w:val="202124"/>
        </w:rPr>
      </w:pPr>
      <w:r w:rsidDel="00000000" w:rsidR="00000000" w:rsidRPr="00000000">
        <w:rPr>
          <w:color w:val="202124"/>
          <w:rtl w:val="0"/>
        </w:rPr>
        <w:t xml:space="preserve">Para fazer uso deste importante recurso na programação orientada a objeto foi necessário fazer uso massivo de interfaces.</w:t>
      </w:r>
    </w:p>
    <w:p w:rsidR="00000000" w:rsidDel="00000000" w:rsidP="00000000" w:rsidRDefault="00000000" w:rsidRPr="00000000" w14:paraId="000000B9">
      <w:pPr>
        <w:rPr>
          <w:color w:val="202124"/>
        </w:rPr>
      </w:pPr>
      <w:r w:rsidDel="00000000" w:rsidR="00000000" w:rsidRPr="00000000">
        <w:rPr>
          <w:color w:val="202124"/>
          <w:rtl w:val="0"/>
        </w:rPr>
        <w:t xml:space="preserve">Alguns fragmentos de código abaixo mostram o uso de um desses esquemas.</w:t>
      </w:r>
    </w:p>
    <w:p w:rsidR="00000000" w:rsidDel="00000000" w:rsidP="00000000" w:rsidRDefault="00000000" w:rsidRPr="00000000" w14:paraId="000000BA">
      <w:pPr>
        <w:rPr>
          <w:color w:val="202124"/>
        </w:rPr>
      </w:pPr>
      <w:r w:rsidDel="00000000" w:rsidR="00000000" w:rsidRPr="00000000">
        <w:rPr>
          <w:color w:val="202124"/>
          <w:rtl w:val="0"/>
        </w:rPr>
        <w:t xml:space="preserve">Por exemplo para obter a lista de medicamentos a partir do uso da voz:</w:t>
      </w:r>
    </w:p>
    <w:p w:rsidR="00000000" w:rsidDel="00000000" w:rsidP="00000000" w:rsidRDefault="00000000" w:rsidRPr="00000000" w14:paraId="000000BB">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BC">
      <w:pPr>
        <w:shd w:fill="ffffff" w:val="clear"/>
        <w:spacing w:after="0" w:line="24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Fragmento 1</w:t>
      </w:r>
    </w:p>
    <w:p w:rsidR="00000000" w:rsidDel="00000000" w:rsidP="00000000" w:rsidRDefault="00000000" w:rsidRPr="00000000" w14:paraId="000000BD">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BE">
      <w:pPr>
        <w:shd w:fill="ffffff" w:val="clear"/>
        <w:spacing w:after="0" w:line="24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Figura 9</w:t>
      </w:r>
    </w:p>
    <w:p w:rsidR="00000000" w:rsidDel="00000000" w:rsidP="00000000" w:rsidRDefault="00000000" w:rsidRPr="00000000" w14:paraId="000000BF">
      <w:pPr>
        <w:shd w:fill="ffffff" w:val="clear"/>
        <w:spacing w:after="0" w:line="240" w:lineRule="auto"/>
        <w:rPr/>
      </w:pPr>
      <w:r w:rsidDel="00000000" w:rsidR="00000000" w:rsidRPr="00000000">
        <w:rPr/>
        <w:drawing>
          <wp:inline distB="0" distT="0" distL="0" distR="0">
            <wp:extent cx="5399730" cy="762000"/>
            <wp:effectExtent b="0" l="0" r="0" t="0"/>
            <wp:docPr id="6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99730" cy="762000"/>
                    </a:xfrm>
                    <a:prstGeom prst="rect"/>
                    <a:ln/>
                  </pic:spPr>
                </pic:pic>
              </a:graphicData>
            </a:graphic>
          </wp:inline>
        </w:drawing>
      </w:r>
      <w:r w:rsidDel="00000000" w:rsidR="00000000" w:rsidRPr="00000000">
        <w:rPr/>
        <w:drawing>
          <wp:inline distB="0" distT="0" distL="0" distR="0">
            <wp:extent cx="5400040" cy="419735"/>
            <wp:effectExtent b="0" l="0" r="0" t="0"/>
            <wp:docPr id="10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00040" cy="4197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0" w:line="240" w:lineRule="auto"/>
        <w:rPr/>
      </w:pPr>
      <w:r w:rsidDel="00000000" w:rsidR="00000000" w:rsidRPr="00000000">
        <w:rPr>
          <w:rtl w:val="0"/>
        </w:rPr>
        <w:t xml:space="preserve">Fragmento 2</w:t>
      </w:r>
    </w:p>
    <w:p w:rsidR="00000000" w:rsidDel="00000000" w:rsidP="00000000" w:rsidRDefault="00000000" w:rsidRPr="00000000" w14:paraId="000000C1">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C2">
      <w:pPr>
        <w:shd w:fill="ffffff" w:val="clear"/>
        <w:spacing w:after="0" w:line="24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Fragmento 3</w:t>
      </w:r>
    </w:p>
    <w:p w:rsidR="00000000" w:rsidDel="00000000" w:rsidP="00000000" w:rsidRDefault="00000000" w:rsidRPr="00000000" w14:paraId="000000C3">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C4">
      <w:pPr>
        <w:shd w:fill="ffffff" w:val="clear"/>
        <w:spacing w:after="0" w:line="24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Figura 10</w:t>
      </w:r>
    </w:p>
    <w:p w:rsidR="00000000" w:rsidDel="00000000" w:rsidP="00000000" w:rsidRDefault="00000000" w:rsidRPr="00000000" w14:paraId="000000C5">
      <w:pPr>
        <w:shd w:fill="ffffff" w:val="clear"/>
        <w:spacing w:after="0" w:line="240" w:lineRule="auto"/>
        <w:rPr>
          <w:rFonts w:ascii="Arial" w:cs="Arial" w:eastAsia="Arial" w:hAnsi="Arial"/>
          <w:color w:val="202124"/>
          <w:sz w:val="24"/>
          <w:szCs w:val="24"/>
        </w:rPr>
      </w:pPr>
      <w:r w:rsidDel="00000000" w:rsidR="00000000" w:rsidRPr="00000000">
        <w:rPr/>
        <w:drawing>
          <wp:inline distB="0" distT="0" distL="0" distR="0">
            <wp:extent cx="5400040" cy="878205"/>
            <wp:effectExtent b="0" l="0" r="0" t="0"/>
            <wp:docPr id="107"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400040" cy="8782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Nos fragmentos acima precisamos destacar os elementos chaves:</w:t>
      </w:r>
    </w:p>
    <w:p w:rsidR="00000000" w:rsidDel="00000000" w:rsidP="00000000" w:rsidRDefault="00000000" w:rsidRPr="00000000" w14:paraId="000000C8">
      <w:pPr>
        <w:rPr/>
      </w:pPr>
      <w:r w:rsidDel="00000000" w:rsidR="00000000" w:rsidRPr="00000000">
        <w:rPr>
          <w:rtl w:val="0"/>
        </w:rPr>
        <w:t xml:space="preserve">Gerente Serviço Listener e Constantes que determinam a entrada do comando e ação resultado. Vamos detalhar o fluxo: </w:t>
      </w:r>
    </w:p>
    <w:p w:rsidR="00000000" w:rsidDel="00000000" w:rsidP="00000000" w:rsidRDefault="00000000" w:rsidRPr="00000000" w14:paraId="000000C9">
      <w:pPr>
        <w:rPr/>
      </w:pPr>
      <w:r w:rsidDel="00000000" w:rsidR="00000000" w:rsidRPr="00000000">
        <w:rPr>
          <w:rtl w:val="0"/>
        </w:rPr>
        <w:t xml:space="preserve">Primeiramente vemos no fragmento 1 que durante a definição do formulário Principal Activity implementados a interface Gerente Servico Listener. Essa classe fará o papel do call-back. </w:t>
      </w:r>
    </w:p>
    <w:p w:rsidR="00000000" w:rsidDel="00000000" w:rsidP="00000000" w:rsidRDefault="00000000" w:rsidRPr="00000000" w14:paraId="000000CA">
      <w:pPr>
        <w:rPr/>
      </w:pPr>
      <w:r w:rsidDel="00000000" w:rsidR="00000000" w:rsidRPr="00000000">
        <w:rPr>
          <w:rtl w:val="0"/>
        </w:rPr>
        <w:t xml:space="preserve">O fragmento 2 ocorre após a classe responsável pela escuta dos comandos de voz definirem que o comando é “Lista de Medicamentos”. Cada comando de voz tem uma ação de voz conectada. No caso atual é reproduzir em áudio a lista de medicamentos. Nesse momento uma chamada Callback ocorre para executar o próximo fragmento.</w:t>
      </w:r>
    </w:p>
    <w:p w:rsidR="00000000" w:rsidDel="00000000" w:rsidP="00000000" w:rsidRDefault="00000000" w:rsidRPr="00000000" w14:paraId="000000CB">
      <w:pPr>
        <w:rPr/>
      </w:pPr>
      <w:r w:rsidDel="00000000" w:rsidR="00000000" w:rsidRPr="00000000">
        <w:rPr>
          <w:rtl w:val="0"/>
        </w:rPr>
        <w:t xml:space="preserve"> O fragmento 3 então aciona a variável atual que representa o perfil do usuário. Então o recurso de áudio lerá os itens que constam na lista de medicamentos exibida.</w:t>
      </w:r>
    </w:p>
    <w:p w:rsidR="00000000" w:rsidDel="00000000" w:rsidP="00000000" w:rsidRDefault="00000000" w:rsidRPr="00000000" w14:paraId="000000CC">
      <w:pPr>
        <w:rPr/>
      </w:pPr>
      <w:r w:rsidDel="00000000" w:rsidR="00000000" w:rsidRPr="00000000">
        <w:rPr>
          <w:rtl w:val="0"/>
        </w:rPr>
        <w:t xml:space="preserve">Figura 11</w:t>
      </w:r>
    </w:p>
    <w:p w:rsidR="00000000" w:rsidDel="00000000" w:rsidP="00000000" w:rsidRDefault="00000000" w:rsidRPr="00000000" w14:paraId="000000CD">
      <w:pPr>
        <w:pStyle w:val="Heading3"/>
        <w:rPr/>
      </w:pPr>
      <w:r w:rsidDel="00000000" w:rsidR="00000000" w:rsidRPr="00000000">
        <w:rPr/>
        <w:drawing>
          <wp:inline distB="0" distT="0" distL="0" distR="0">
            <wp:extent cx="2209800" cy="390525"/>
            <wp:effectExtent b="0" l="0" r="0" t="0"/>
            <wp:docPr id="108"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 Aplicativo fará uma verificação de minuto a minuto sobre horários ativos de medicamentos. Como o aplicativo realiza chamadas assíncronas do banco de dados firebase será necessário adotar um outro padrão de projeto o Chain of Responsibility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aninhar  as chamadas de bancos de dados pois para geração de alarme precisaremos de: Horários Ativos, Utilizações realizadas e Registro de Alarmes.  A imagem abaixo demonstra: </w:t>
      </w:r>
    </w:p>
    <w:p w:rsidR="00000000" w:rsidDel="00000000" w:rsidP="00000000" w:rsidRDefault="00000000" w:rsidRPr="00000000" w14:paraId="000000CF">
      <w:pPr>
        <w:rPr/>
      </w:pPr>
      <w:r w:rsidDel="00000000" w:rsidR="00000000" w:rsidRPr="00000000">
        <w:rPr>
          <w:rtl w:val="0"/>
        </w:rPr>
        <w:t xml:space="preserve">Figura 12</w:t>
      </w:r>
      <w:r w:rsidDel="00000000" w:rsidR="00000000" w:rsidRPr="00000000">
        <w:rPr/>
        <w:drawing>
          <wp:inline distB="0" distT="0" distL="0" distR="0">
            <wp:extent cx="5400040" cy="3221355"/>
            <wp:effectExtent b="0" l="0" r="0" t="0"/>
            <wp:docPr id="109"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400040" cy="322135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(Fonte: Livro Design Patterns em Java: Projeto orientado a objetos guiado por padrões - Eduardo Guerra)</w:t>
      </w:r>
    </w:p>
    <w:p w:rsidR="00000000" w:rsidDel="00000000" w:rsidP="00000000" w:rsidRDefault="00000000" w:rsidRPr="00000000" w14:paraId="000000D1">
      <w:pPr>
        <w:rPr/>
      </w:pPr>
      <w:r w:rsidDel="00000000" w:rsidR="00000000" w:rsidRPr="00000000">
        <w:rPr>
          <w:rtl w:val="0"/>
        </w:rP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000000" w:rsidDel="00000000" w:rsidP="00000000" w:rsidRDefault="00000000" w:rsidRPr="00000000" w14:paraId="000000D2">
      <w:pPr>
        <w:rPr/>
      </w:pPr>
      <w:r w:rsidDel="00000000" w:rsidR="00000000" w:rsidRPr="00000000">
        <w:rPr>
          <w:rtl w:val="0"/>
        </w:rPr>
        <w:t xml:space="preserve">A ideia básica desse padrão é criar uma classe que envolve uma outra do mesmo tipo. Dessa forma, ela pode ser passada de forma transparente como se fosse a classe original para quem a irá utilizar. A imagem abaixo demonstra:</w:t>
      </w:r>
    </w:p>
    <w:p w:rsidR="00000000" w:rsidDel="00000000" w:rsidP="00000000" w:rsidRDefault="00000000" w:rsidRPr="00000000" w14:paraId="000000D3">
      <w:pPr>
        <w:rPr/>
      </w:pPr>
      <w:r w:rsidDel="00000000" w:rsidR="00000000" w:rsidRPr="00000000">
        <w:rPr>
          <w:rtl w:val="0"/>
        </w:rPr>
        <w:t xml:space="preserve">Figura 13</w:t>
      </w:r>
    </w:p>
    <w:p w:rsidR="00000000" w:rsidDel="00000000" w:rsidP="00000000" w:rsidRDefault="00000000" w:rsidRPr="00000000" w14:paraId="000000D4">
      <w:pPr>
        <w:rPr/>
      </w:pPr>
      <w:r w:rsidDel="00000000" w:rsidR="00000000" w:rsidRPr="00000000">
        <w:rPr/>
        <w:drawing>
          <wp:inline distB="0" distT="0" distL="0" distR="0">
            <wp:extent cx="5400040" cy="1718945"/>
            <wp:effectExtent b="0" l="0" r="0" t="0"/>
            <wp:docPr id="110"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400040" cy="17189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(Fonte: Livro Design Patterns em Java: Projeto orientado a objetos guiado por padrões - Eduardo Guerra)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No nosso caso utilizaremos os dois padrões basicamente para desacoplar a interface das chamadas de banco de dados.</w:t>
      </w:r>
    </w:p>
    <w:p w:rsidR="00000000" w:rsidDel="00000000" w:rsidP="00000000" w:rsidRDefault="00000000" w:rsidRPr="00000000" w14:paraId="000000D8">
      <w:pPr>
        <w:rPr/>
      </w:pPr>
      <w:r w:rsidDel="00000000" w:rsidR="00000000" w:rsidRPr="00000000">
        <w:rPr>
          <w:rtl w:val="0"/>
        </w:rPr>
        <w:t xml:space="preserve">Agora vamos colocar fragmentos de Código Java demonstrando o uso do padrão.</w:t>
      </w:r>
    </w:p>
    <w:p w:rsidR="00000000" w:rsidDel="00000000" w:rsidP="00000000" w:rsidRDefault="00000000" w:rsidRPr="00000000" w14:paraId="000000D9">
      <w:pPr>
        <w:rPr/>
      </w:pPr>
      <w:r w:rsidDel="00000000" w:rsidR="00000000" w:rsidRPr="00000000">
        <w:rPr>
          <w:rtl w:val="0"/>
        </w:rPr>
        <w:t xml:space="preserve">O primeiro fragmento apresenta a interface transações responsável por representar o componente intermediário</w:t>
      </w:r>
    </w:p>
    <w:p w:rsidR="00000000" w:rsidDel="00000000" w:rsidP="00000000" w:rsidRDefault="00000000" w:rsidRPr="00000000" w14:paraId="000000DA">
      <w:pPr>
        <w:rPr/>
      </w:pPr>
      <w:r w:rsidDel="00000000" w:rsidR="00000000" w:rsidRPr="00000000">
        <w:rPr>
          <w:rtl w:val="0"/>
        </w:rPr>
        <w:t xml:space="preserve">Figura 14</w:t>
      </w:r>
    </w:p>
    <w:p w:rsidR="00000000" w:rsidDel="00000000" w:rsidP="00000000" w:rsidRDefault="00000000" w:rsidRPr="00000000" w14:paraId="000000DB">
      <w:pPr>
        <w:rPr/>
      </w:pPr>
      <w:r w:rsidDel="00000000" w:rsidR="00000000" w:rsidRPr="00000000">
        <w:rPr/>
        <w:drawing>
          <wp:inline distB="0" distT="0" distL="0" distR="0">
            <wp:extent cx="3743325" cy="790575"/>
            <wp:effectExtent b="0" l="0" r="0" t="0"/>
            <wp:docPr id="11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3743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 segundo fragmento apresenta a classe proxy que implementa a interface transação. Ela adiciona uma funcionalidade à classe cliente do mesmo tipo.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Figura 15</w:t>
      </w:r>
    </w:p>
    <w:p w:rsidR="00000000" w:rsidDel="00000000" w:rsidP="00000000" w:rsidRDefault="00000000" w:rsidRPr="00000000" w14:paraId="000000E6">
      <w:pPr>
        <w:rPr/>
      </w:pPr>
      <w:r w:rsidDel="00000000" w:rsidR="00000000" w:rsidRPr="00000000">
        <w:rPr/>
        <w:drawing>
          <wp:inline distB="0" distT="0" distL="0" distR="0">
            <wp:extent cx="4429125" cy="5067300"/>
            <wp:effectExtent b="0" l="0" r="0" t="0"/>
            <wp:docPr id="8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4291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No fragmento vemos que quando o método executar é invocado ele cria uma Thread e executa dentro dela o método da classe concreta que foi passada no construtor do proxy como transação cliente.</w:t>
      </w:r>
    </w:p>
    <w:p w:rsidR="00000000" w:rsidDel="00000000" w:rsidP="00000000" w:rsidRDefault="00000000" w:rsidRPr="00000000" w14:paraId="000000E8">
      <w:pPr>
        <w:rPr/>
      </w:pPr>
      <w:r w:rsidDel="00000000" w:rsidR="00000000" w:rsidRPr="00000000">
        <w:rPr>
          <w:rtl w:val="0"/>
        </w:rPr>
        <w:t xml:space="preserve">Dessa forma a classe proxy abstrai e desacopla a classe cliente. Então o método executa que deve ser executado é chamado. </w:t>
      </w:r>
    </w:p>
    <w:p w:rsidR="00000000" w:rsidDel="00000000" w:rsidP="00000000" w:rsidRDefault="00000000" w:rsidRPr="00000000" w14:paraId="000000E9">
      <w:pPr>
        <w:rPr/>
      </w:pPr>
      <w:r w:rsidDel="00000000" w:rsidR="00000000" w:rsidRPr="00000000">
        <w:rPr>
          <w:rtl w:val="0"/>
        </w:rPr>
        <w:t xml:space="preserve">Veja o terceiro fragmento.</w:t>
      </w:r>
    </w:p>
    <w:p w:rsidR="00000000" w:rsidDel="00000000" w:rsidP="00000000" w:rsidRDefault="00000000" w:rsidRPr="00000000" w14:paraId="000000EA">
      <w:pPr>
        <w:rPr/>
      </w:pPr>
      <w:r w:rsidDel="00000000" w:rsidR="00000000" w:rsidRPr="00000000">
        <w:rPr>
          <w:rtl w:val="0"/>
        </w:rPr>
        <w:t xml:space="preserve">Na parte final do fragmento percebemos o encadeamento das classes responsáveis por buscar os dados e disparar o alarme.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Figura 16</w:t>
      </w:r>
    </w:p>
    <w:p w:rsidR="00000000" w:rsidDel="00000000" w:rsidP="00000000" w:rsidRDefault="00000000" w:rsidRPr="00000000" w14:paraId="000000F1">
      <w:pPr>
        <w:pStyle w:val="Heading3"/>
        <w:jc w:val="right"/>
        <w:rPr/>
      </w:pPr>
      <w:r w:rsidDel="00000000" w:rsidR="00000000" w:rsidRPr="00000000">
        <w:rPr/>
        <w:drawing>
          <wp:inline distB="0" distT="0" distL="0" distR="0">
            <wp:extent cx="5378756" cy="2027705"/>
            <wp:effectExtent b="0" l="0" r="0" t="0"/>
            <wp:docPr id="8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78756" cy="202770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jc w:val="right"/>
        <w:rPr/>
      </w:pPr>
      <w:r w:rsidDel="00000000" w:rsidR="00000000" w:rsidRPr="00000000">
        <w:rPr>
          <w:rtl w:val="0"/>
        </w:rPr>
      </w:r>
    </w:p>
    <w:p w:rsidR="00000000" w:rsidDel="00000000" w:rsidP="00000000" w:rsidRDefault="00000000" w:rsidRPr="00000000" w14:paraId="000000F3">
      <w:pPr>
        <w:pStyle w:val="Heading3"/>
        <w:jc w:val="right"/>
        <w:rPr/>
      </w:pPr>
      <w:r w:rsidDel="00000000" w:rsidR="00000000" w:rsidRPr="00000000">
        <w:rPr>
          <w:rtl w:val="0"/>
        </w:rPr>
      </w:r>
    </w:p>
    <w:p w:rsidR="00000000" w:rsidDel="00000000" w:rsidP="00000000" w:rsidRDefault="00000000" w:rsidRPr="00000000" w14:paraId="000000F4">
      <w:pPr>
        <w:pStyle w:val="Heading3"/>
        <w:jc w:val="right"/>
        <w:rPr/>
      </w:pPr>
      <w:r w:rsidDel="00000000" w:rsidR="00000000" w:rsidRPr="00000000">
        <w:rPr>
          <w:rtl w:val="0"/>
        </w:rPr>
      </w:r>
    </w:p>
    <w:p w:rsidR="00000000" w:rsidDel="00000000" w:rsidP="00000000" w:rsidRDefault="00000000" w:rsidRPr="00000000" w14:paraId="000000F5">
      <w:pPr>
        <w:pStyle w:val="Heading3"/>
        <w:jc w:val="right"/>
        <w:rPr/>
      </w:pPr>
      <w:r w:rsidDel="00000000" w:rsidR="00000000" w:rsidRPr="00000000">
        <w:rPr>
          <w:rtl w:val="0"/>
        </w:rPr>
      </w:r>
    </w:p>
    <w:p w:rsidR="00000000" w:rsidDel="00000000" w:rsidP="00000000" w:rsidRDefault="00000000" w:rsidRPr="00000000" w14:paraId="000000F6">
      <w:pPr>
        <w:pStyle w:val="Heading3"/>
        <w:jc w:val="right"/>
        <w:rPr/>
      </w:pPr>
      <w:r w:rsidDel="00000000" w:rsidR="00000000" w:rsidRPr="00000000">
        <w:rPr>
          <w:rtl w:val="0"/>
        </w:rPr>
      </w:r>
    </w:p>
    <w:p w:rsidR="00000000" w:rsidDel="00000000" w:rsidP="00000000" w:rsidRDefault="00000000" w:rsidRPr="00000000" w14:paraId="000000F7">
      <w:pPr>
        <w:pStyle w:val="Heading3"/>
        <w:jc w:val="right"/>
        <w:rPr/>
      </w:pPr>
      <w:r w:rsidDel="00000000" w:rsidR="00000000" w:rsidRPr="00000000">
        <w:rPr>
          <w:rtl w:val="0"/>
        </w:rPr>
      </w:r>
    </w:p>
    <w:p w:rsidR="00000000" w:rsidDel="00000000" w:rsidP="00000000" w:rsidRDefault="00000000" w:rsidRPr="00000000" w14:paraId="000000F8">
      <w:pPr>
        <w:pStyle w:val="Heading3"/>
        <w:jc w:val="right"/>
        <w:rPr/>
      </w:pPr>
      <w:r w:rsidDel="00000000" w:rsidR="00000000" w:rsidRPr="00000000">
        <w:rPr>
          <w:rtl w:val="0"/>
        </w:rPr>
      </w:r>
    </w:p>
    <w:p w:rsidR="00000000" w:rsidDel="00000000" w:rsidP="00000000" w:rsidRDefault="00000000" w:rsidRPr="00000000" w14:paraId="000000F9">
      <w:pPr>
        <w:pStyle w:val="Heading3"/>
        <w:jc w:val="right"/>
        <w:rPr/>
      </w:pPr>
      <w:r w:rsidDel="00000000" w:rsidR="00000000" w:rsidRPr="00000000">
        <w:rPr>
          <w:rtl w:val="0"/>
        </w:rPr>
      </w:r>
    </w:p>
    <w:p w:rsidR="00000000" w:rsidDel="00000000" w:rsidP="00000000" w:rsidRDefault="00000000" w:rsidRPr="00000000" w14:paraId="000000FA">
      <w:pPr>
        <w:pStyle w:val="Heading3"/>
        <w:jc w:val="right"/>
        <w:rPr/>
      </w:pPr>
      <w:r w:rsidDel="00000000" w:rsidR="00000000" w:rsidRPr="00000000">
        <w:rPr>
          <w:rtl w:val="0"/>
        </w:rPr>
      </w:r>
    </w:p>
    <w:p w:rsidR="00000000" w:rsidDel="00000000" w:rsidP="00000000" w:rsidRDefault="00000000" w:rsidRPr="00000000" w14:paraId="000000FB">
      <w:pPr>
        <w:pStyle w:val="Heading3"/>
        <w:jc w:val="right"/>
        <w:rPr/>
      </w:pPr>
      <w:r w:rsidDel="00000000" w:rsidR="00000000" w:rsidRPr="00000000">
        <w:rPr>
          <w:rtl w:val="0"/>
        </w:rPr>
      </w:r>
    </w:p>
    <w:p w:rsidR="00000000" w:rsidDel="00000000" w:rsidP="00000000" w:rsidRDefault="00000000" w:rsidRPr="00000000" w14:paraId="000000FC">
      <w:pPr>
        <w:pStyle w:val="Heading3"/>
        <w:jc w:val="right"/>
        <w:rPr/>
      </w:pPr>
      <w:r w:rsidDel="00000000" w:rsidR="00000000" w:rsidRPr="00000000">
        <w:rPr>
          <w:rtl w:val="0"/>
        </w:rPr>
      </w:r>
    </w:p>
    <w:p w:rsidR="00000000" w:rsidDel="00000000" w:rsidP="00000000" w:rsidRDefault="00000000" w:rsidRPr="00000000" w14:paraId="000000FD">
      <w:pPr>
        <w:pStyle w:val="Heading3"/>
        <w:jc w:val="right"/>
        <w:rPr/>
      </w:pPr>
      <w:r w:rsidDel="00000000" w:rsidR="00000000" w:rsidRPr="00000000">
        <w:rPr>
          <w:rtl w:val="0"/>
        </w:rPr>
      </w:r>
    </w:p>
    <w:p w:rsidR="00000000" w:rsidDel="00000000" w:rsidP="00000000" w:rsidRDefault="00000000" w:rsidRPr="00000000" w14:paraId="000000FE">
      <w:pPr>
        <w:pStyle w:val="Heading3"/>
        <w:jc w:val="right"/>
        <w:rPr/>
      </w:pPr>
      <w:r w:rsidDel="00000000" w:rsidR="00000000" w:rsidRPr="00000000">
        <w:rPr>
          <w:rtl w:val="0"/>
        </w:rPr>
      </w:r>
    </w:p>
    <w:p w:rsidR="00000000" w:rsidDel="00000000" w:rsidP="00000000" w:rsidRDefault="00000000" w:rsidRPr="00000000" w14:paraId="000000FF">
      <w:pPr>
        <w:pStyle w:val="Heading3"/>
        <w:jc w:val="right"/>
        <w:rPr/>
      </w:pPr>
      <w:r w:rsidDel="00000000" w:rsidR="00000000" w:rsidRPr="00000000">
        <w:rPr>
          <w:rtl w:val="0"/>
        </w:rPr>
      </w:r>
    </w:p>
    <w:p w:rsidR="00000000" w:rsidDel="00000000" w:rsidP="00000000" w:rsidRDefault="00000000" w:rsidRPr="00000000" w14:paraId="00000100">
      <w:pPr>
        <w:pStyle w:val="Heading3"/>
        <w:jc w:val="right"/>
        <w:rPr/>
      </w:pPr>
      <w:r w:rsidDel="00000000" w:rsidR="00000000" w:rsidRPr="00000000">
        <w:rPr>
          <w:rtl w:val="0"/>
        </w:rPr>
      </w:r>
    </w:p>
    <w:p w:rsidR="00000000" w:rsidDel="00000000" w:rsidP="00000000" w:rsidRDefault="00000000" w:rsidRPr="00000000" w14:paraId="00000101">
      <w:pPr>
        <w:pStyle w:val="Heading3"/>
        <w:jc w:val="right"/>
        <w:rPr/>
      </w:pPr>
      <w:r w:rsidDel="00000000" w:rsidR="00000000" w:rsidRPr="00000000">
        <w:rPr>
          <w:rtl w:val="0"/>
        </w:rPr>
      </w:r>
    </w:p>
    <w:p w:rsidR="00000000" w:rsidDel="00000000" w:rsidP="00000000" w:rsidRDefault="00000000" w:rsidRPr="00000000" w14:paraId="00000102">
      <w:pPr>
        <w:pStyle w:val="Heading3"/>
        <w:jc w:val="right"/>
        <w:rPr/>
      </w:pPr>
      <w:r w:rsidDel="00000000" w:rsidR="00000000" w:rsidRPr="00000000">
        <w:rPr>
          <w:rtl w:val="0"/>
        </w:rPr>
      </w:r>
    </w:p>
    <w:p w:rsidR="00000000" w:rsidDel="00000000" w:rsidP="00000000" w:rsidRDefault="00000000" w:rsidRPr="00000000" w14:paraId="00000103">
      <w:pPr>
        <w:pStyle w:val="Heading3"/>
        <w:jc w:val="right"/>
        <w:rPr/>
      </w:pPr>
      <w:r w:rsidDel="00000000" w:rsidR="00000000" w:rsidRPr="00000000">
        <w:rPr>
          <w:rtl w:val="0"/>
        </w:rPr>
      </w:r>
    </w:p>
    <w:p w:rsidR="00000000" w:rsidDel="00000000" w:rsidP="00000000" w:rsidRDefault="00000000" w:rsidRPr="00000000" w14:paraId="00000104">
      <w:pPr>
        <w:pStyle w:val="Heading3"/>
        <w:rPr/>
      </w:pPr>
      <w:r w:rsidDel="00000000" w:rsidR="00000000" w:rsidRPr="00000000">
        <w:rPr>
          <w:rtl w:val="0"/>
        </w:rPr>
        <w:t xml:space="preserve">Detalhes do Medicamento</w:t>
      </w:r>
    </w:p>
    <w:p w:rsidR="00000000" w:rsidDel="00000000" w:rsidP="00000000" w:rsidRDefault="00000000" w:rsidRPr="00000000" w14:paraId="00000105">
      <w:pPr>
        <w:rPr/>
      </w:pPr>
      <w:r w:rsidDel="00000000" w:rsidR="00000000" w:rsidRPr="00000000">
        <w:rPr>
          <w:rtl w:val="0"/>
        </w:rPr>
        <w:t xml:space="preserve">Após o usuário selecionar um medicamento da lista será exibida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106">
      <w:pPr>
        <w:rPr/>
      </w:pPr>
      <w:r w:rsidDel="00000000" w:rsidR="00000000" w:rsidRPr="00000000">
        <w:rPr>
          <w:rtl w:val="0"/>
        </w:rPr>
        <w:t xml:space="preserve">Figura 17</w:t>
      </w:r>
    </w:p>
    <w:p w:rsidR="00000000" w:rsidDel="00000000" w:rsidP="00000000" w:rsidRDefault="00000000" w:rsidRPr="00000000" w14:paraId="00000107">
      <w:pPr>
        <w:pStyle w:val="Heading3"/>
        <w:spacing w:after="450" w:before="450" w:lineRule="auto"/>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0" l="0" r="0" t="0"/>
            <wp:docPr id="8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161774" cy="666059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(Fonte: Autor)</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Primeiramente iremos fragmentar a tela em diversos pedaços e abordar o que cada funcionalidade e após isso abordar como a camada de serviço interage com as funcionalidades.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Figura 17.a</w:t>
      </w:r>
    </w:p>
    <w:p w:rsidR="00000000" w:rsidDel="00000000" w:rsidP="00000000" w:rsidRDefault="00000000" w:rsidRPr="00000000" w14:paraId="0000010C">
      <w:pP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0" l="0" r="0" t="0"/>
            <wp:docPr id="86"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735965" cy="257175"/>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0D">
      <w:pPr>
        <w:rPr/>
      </w:pPr>
      <w:r w:rsidDel="00000000" w:rsidR="00000000" w:rsidRPr="00000000">
        <w:rPr>
          <w:rtl w:val="0"/>
        </w:rPr>
        <w:t xml:space="preserve">Funcionalidade disponível somente se o apelido ou a cor ou a quantidade de medicamentos por embalagem for alterada.</w:t>
      </w:r>
    </w:p>
    <w:p w:rsidR="00000000" w:rsidDel="00000000" w:rsidP="00000000" w:rsidRDefault="00000000" w:rsidRPr="00000000" w14:paraId="0000010E">
      <w:pPr>
        <w:rPr/>
      </w:pPr>
      <w:r w:rsidDel="00000000" w:rsidR="00000000" w:rsidRPr="00000000">
        <w:rPr>
          <w:rtl w:val="0"/>
        </w:rPr>
        <w:t xml:space="preserve">Figura 17.b</w:t>
      </w:r>
    </w:p>
    <w:p w:rsidR="00000000" w:rsidDel="00000000" w:rsidP="00000000" w:rsidRDefault="00000000" w:rsidRPr="00000000" w14:paraId="0000010F">
      <w:pP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0" l="0" r="0" t="0"/>
            <wp:docPr id="8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847017" cy="238977"/>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10">
      <w:pPr>
        <w:rPr/>
      </w:pPr>
      <w:r w:rsidDel="00000000" w:rsidR="00000000" w:rsidRPr="00000000">
        <w:rPr>
          <w:rtl w:val="0"/>
        </w:rPr>
        <w:t xml:space="preserve">A funcionalidade sinaliza ao aplicativo que uma dose foi tomada pelo usuário do medicamento atual. São feitas algumas críticas para tornar o processo válido: </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O horário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precisa </w:t>
      </w:r>
      <w:r w:rsidDel="00000000" w:rsidR="00000000" w:rsidRPr="00000000">
        <w:rPr>
          <w:rtl w:val="0"/>
        </w:rPr>
        <w:t xml:space="preserve">estar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cadastrado e ativo. O fragmento de tela abaixo demonstra o cadastro ativo de um medicamento.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Figura 17.c</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615565"/>
            <wp:effectExtent b="0" l="0" r="0" t="0"/>
            <wp:docPr id="88"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400040"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(Fonte: Autor)</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saldo do medicamento precisa ser maior ou igual a quantidade de medicamento por dose.</w:t>
      </w:r>
    </w:p>
    <w:p w:rsidR="00000000" w:rsidDel="00000000" w:rsidP="00000000" w:rsidRDefault="00000000" w:rsidRPr="00000000" w14:paraId="00000117">
      <w:pPr>
        <w:ind w:firstLine="360"/>
        <w:rPr/>
      </w:pPr>
      <w:r w:rsidDel="00000000" w:rsidR="00000000" w:rsidRPr="00000000">
        <w:rPr>
          <w:rtl w:val="0"/>
        </w:rPr>
        <w:t xml:space="preserve">Após a validação, o aplicativo obterá o último saldo e criará um novo registro de saldo com o abatimento do saldo atual pela quantidade utilizada.</w:t>
      </w:r>
    </w:p>
    <w:p w:rsidR="00000000" w:rsidDel="00000000" w:rsidP="00000000" w:rsidRDefault="00000000" w:rsidRPr="00000000" w14:paraId="00000118">
      <w:pPr>
        <w:ind w:firstLine="360"/>
        <w:rPr/>
      </w:pPr>
      <w:r w:rsidDel="00000000" w:rsidR="00000000" w:rsidRPr="00000000">
        <w:rPr>
          <w:rtl w:val="0"/>
        </w:rPr>
        <w:t xml:space="preserve">Também fará um registro com o horário da utilização. Os dois fragmentos da tela demonstram o que foi falado no texto acima.</w:t>
      </w:r>
    </w:p>
    <w:p w:rsidR="00000000" w:rsidDel="00000000" w:rsidP="00000000" w:rsidRDefault="00000000" w:rsidRPr="00000000" w14:paraId="00000119">
      <w:pPr>
        <w:ind w:firstLine="360"/>
        <w:rPr/>
      </w:pPr>
      <w:r w:rsidDel="00000000" w:rsidR="00000000" w:rsidRPr="00000000">
        <w:rPr>
          <w:rtl w:val="0"/>
        </w:rPr>
        <w:t xml:space="preserve">O primeiro fragmento exibe o controle de saldo de estoque de um medicamento:</w:t>
      </w:r>
    </w:p>
    <w:p w:rsidR="00000000" w:rsidDel="00000000" w:rsidP="00000000" w:rsidRDefault="00000000" w:rsidRPr="00000000" w14:paraId="0000011A">
      <w:pPr>
        <w:ind w:firstLine="360"/>
        <w:rPr/>
      </w:pPr>
      <w:r w:rsidDel="00000000" w:rsidR="00000000" w:rsidRPr="00000000">
        <w:rPr>
          <w:rtl w:val="0"/>
        </w:rPr>
      </w:r>
    </w:p>
    <w:p w:rsidR="00000000" w:rsidDel="00000000" w:rsidP="00000000" w:rsidRDefault="00000000" w:rsidRPr="00000000" w14:paraId="0000011B">
      <w:pPr>
        <w:ind w:firstLine="360"/>
        <w:rPr/>
      </w:pPr>
      <w:r w:rsidDel="00000000" w:rsidR="00000000" w:rsidRPr="00000000">
        <w:rPr>
          <w:rtl w:val="0"/>
        </w:rPr>
      </w:r>
    </w:p>
    <w:p w:rsidR="00000000" w:rsidDel="00000000" w:rsidP="00000000" w:rsidRDefault="00000000" w:rsidRPr="00000000" w14:paraId="0000011C">
      <w:pPr>
        <w:ind w:firstLine="360"/>
        <w:rPr/>
      </w:pPr>
      <w:r w:rsidDel="00000000" w:rsidR="00000000" w:rsidRPr="00000000">
        <w:rPr>
          <w:rtl w:val="0"/>
        </w:rPr>
      </w:r>
    </w:p>
    <w:p w:rsidR="00000000" w:rsidDel="00000000" w:rsidP="00000000" w:rsidRDefault="00000000" w:rsidRPr="00000000" w14:paraId="0000011D">
      <w:pPr>
        <w:ind w:firstLine="360"/>
        <w:rPr/>
      </w:pPr>
      <w:r w:rsidDel="00000000" w:rsidR="00000000" w:rsidRPr="00000000">
        <w:rPr>
          <w:rtl w:val="0"/>
        </w:rPr>
      </w:r>
    </w:p>
    <w:p w:rsidR="00000000" w:rsidDel="00000000" w:rsidP="00000000" w:rsidRDefault="00000000" w:rsidRPr="00000000" w14:paraId="0000011E">
      <w:pPr>
        <w:ind w:firstLine="36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Figura 17.d</w:t>
      </w:r>
    </w:p>
    <w:p w:rsidR="00000000" w:rsidDel="00000000" w:rsidP="00000000" w:rsidRDefault="00000000" w:rsidRPr="00000000" w14:paraId="00000120">
      <w:pPr>
        <w:rPr/>
      </w:pPr>
      <w:r w:rsidDel="00000000" w:rsidR="00000000" w:rsidRPr="00000000">
        <w:rPr/>
        <w:drawing>
          <wp:inline distB="0" distT="0" distL="0" distR="0">
            <wp:extent cx="5400040" cy="1555750"/>
            <wp:effectExtent b="0" l="0" r="0" t="0"/>
            <wp:docPr id="8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40004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(Fonte: Autor)</w:t>
      </w:r>
    </w:p>
    <w:p w:rsidR="00000000" w:rsidDel="00000000" w:rsidP="00000000" w:rsidRDefault="00000000" w:rsidRPr="00000000" w14:paraId="00000122">
      <w:pPr>
        <w:rPr/>
      </w:pPr>
      <w:r w:rsidDel="00000000" w:rsidR="00000000" w:rsidRPr="00000000">
        <w:rPr>
          <w:rtl w:val="0"/>
        </w:rPr>
        <w:t xml:space="preserve">O segundo fragmento exibe o registro de uma utilização do medicamento:</w:t>
      </w:r>
    </w:p>
    <w:p w:rsidR="00000000" w:rsidDel="00000000" w:rsidP="00000000" w:rsidRDefault="00000000" w:rsidRPr="00000000" w14:paraId="00000123">
      <w:pPr>
        <w:rPr/>
      </w:pPr>
      <w:r w:rsidDel="00000000" w:rsidR="00000000" w:rsidRPr="00000000">
        <w:rPr>
          <w:rtl w:val="0"/>
        </w:rPr>
        <w:t xml:space="preserve">Figura 17.e</w:t>
      </w:r>
    </w:p>
    <w:p w:rsidR="00000000" w:rsidDel="00000000" w:rsidP="00000000" w:rsidRDefault="00000000" w:rsidRPr="00000000" w14:paraId="00000124">
      <w:pPr>
        <w:rPr/>
      </w:pPr>
      <w:r w:rsidDel="00000000" w:rsidR="00000000" w:rsidRPr="00000000">
        <w:rPr/>
        <w:drawing>
          <wp:inline distB="0" distT="0" distL="0" distR="0">
            <wp:extent cx="5400040" cy="1496060"/>
            <wp:effectExtent b="0" l="0" r="0" t="0"/>
            <wp:docPr id="90"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40004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(Fonte: Autor)</w:t>
      </w:r>
    </w:p>
    <w:p w:rsidR="00000000" w:rsidDel="00000000" w:rsidP="00000000" w:rsidRDefault="00000000" w:rsidRPr="00000000" w14:paraId="00000126">
      <w:pPr>
        <w:rPr/>
      </w:pPr>
      <w:r w:rsidDel="00000000" w:rsidR="00000000" w:rsidRPr="00000000">
        <w:rPr>
          <w:rtl w:val="0"/>
        </w:rPr>
        <w:t xml:space="preserve">Figura 17.f</w:t>
      </w:r>
      <w:r w:rsidDel="00000000" w:rsidR="00000000" w:rsidRPr="00000000">
        <w:rPr>
          <w:rtl w:val="0"/>
        </w:rPr>
      </w:r>
    </w:p>
    <w:p w:rsidR="00000000" w:rsidDel="00000000" w:rsidP="00000000" w:rsidRDefault="00000000" w:rsidRPr="00000000" w14:paraId="00000127">
      <w:pPr>
        <w:rPr>
          <w:rFonts w:ascii="Montserrat" w:cs="Montserrat" w:eastAsia="Montserrat" w:hAnsi="Montserrat"/>
          <w:color w:val="253a44"/>
          <w:sz w:val="38"/>
          <w:szCs w:val="38"/>
        </w:rPr>
      </w:pPr>
      <w:r w:rsidDel="00000000" w:rsidR="00000000" w:rsidRPr="00000000">
        <w:rPr/>
        <w:drawing>
          <wp:inline distB="0" distT="0" distL="0" distR="0">
            <wp:extent cx="734400" cy="216000"/>
            <wp:effectExtent b="0" l="0" r="0" t="0"/>
            <wp:docPr id="9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734400" cy="216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Funcionalidade importante para usuários idosos já que a cor do medicamento pode ajudar a selecionar facilmente qual o medicamento. Ao clicar no botão uma paleta simples de cores será exibida. A lista de cores é reduzida para tornar mais simples o processo.</w:t>
      </w:r>
    </w:p>
    <w:p w:rsidR="00000000" w:rsidDel="00000000" w:rsidP="00000000" w:rsidRDefault="00000000" w:rsidRPr="00000000" w14:paraId="00000129">
      <w:pPr>
        <w:rPr/>
      </w:pPr>
      <w:r w:rsidDel="00000000" w:rsidR="00000000" w:rsidRPr="00000000">
        <w:rPr>
          <w:rtl w:val="0"/>
        </w:rPr>
        <w:t xml:space="preserve">Figura 17.g</w:t>
      </w:r>
    </w:p>
    <w:p w:rsidR="00000000" w:rsidDel="00000000" w:rsidP="00000000" w:rsidRDefault="00000000" w:rsidRPr="00000000" w14:paraId="0000012A">
      <w:pPr>
        <w:rPr/>
      </w:pPr>
      <w:r w:rsidDel="00000000" w:rsidR="00000000" w:rsidRPr="00000000">
        <w:rPr>
          <w:rtl w:val="0"/>
        </w:rPr>
        <w:t xml:space="preserve">O usuário poderá apenas clicar em uma das cores e assim mudar a forma como é apresentada a linha na lista de medicamentos.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1264285" cy="2026285"/>
            <wp:effectExtent b="0" l="0" r="0" t="0"/>
            <wp:wrapSquare wrapText="bothSides" distB="0" distT="0" distL="114300" distR="114300"/>
            <wp:docPr id="78"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1264285" cy="2026285"/>
                    </a:xfrm>
                    <a:prstGeom prst="rect"/>
                    <a:ln/>
                  </pic:spPr>
                </pic:pic>
              </a:graphicData>
            </a:graphic>
          </wp:anchor>
        </w:drawing>
      </w:r>
    </w:p>
    <w:p w:rsidR="00000000" w:rsidDel="00000000" w:rsidP="00000000" w:rsidRDefault="00000000" w:rsidRPr="00000000" w14:paraId="0000012B">
      <w:pPr>
        <w:rPr>
          <w:rFonts w:ascii="Montserrat" w:cs="Montserrat" w:eastAsia="Montserrat" w:hAnsi="Montserrat"/>
          <w:color w:val="253a44"/>
          <w:sz w:val="38"/>
          <w:szCs w:val="38"/>
        </w:rPr>
      </w:pPr>
      <w:r w:rsidDel="00000000" w:rsidR="00000000" w:rsidRPr="00000000">
        <w:rPr>
          <w:rtl w:val="0"/>
        </w:rPr>
        <w:t xml:space="preserve">(Fonte: Autor)</w:t>
      </w:r>
      <w:r w:rsidDel="00000000" w:rsidR="00000000" w:rsidRPr="00000000">
        <w:rPr>
          <w:rtl w:val="0"/>
        </w:rPr>
      </w:r>
    </w:p>
    <w:p w:rsidR="00000000" w:rsidDel="00000000" w:rsidP="00000000" w:rsidRDefault="00000000" w:rsidRPr="00000000" w14:paraId="0000012C">
      <w:pPr>
        <w:pStyle w:val="Heading3"/>
        <w:spacing w:after="450" w:before="450" w:lineRule="auto"/>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Figura 17.h</w:t>
      </w:r>
      <w:r w:rsidDel="00000000" w:rsidR="00000000" w:rsidRPr="00000000">
        <w:rPr>
          <w:rtl w:val="0"/>
        </w:rPr>
      </w:r>
    </w:p>
    <w:p w:rsidR="00000000" w:rsidDel="00000000" w:rsidP="00000000" w:rsidRDefault="00000000" w:rsidRPr="00000000" w14:paraId="0000012E">
      <w:pP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6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2F">
      <w:pPr>
        <w:rPr/>
      </w:pPr>
      <w:r w:rsidDel="00000000" w:rsidR="00000000" w:rsidRPr="00000000">
        <w:rPr>
          <w:rtl w:val="0"/>
        </w:rPr>
        <w:t xml:space="preserve">Funcionalidade que tem o objetivo de dar entrada no estoque de medicamentos. Com base no que foi informado na caixa de texto “estoque” será adicionado no saldo atual. </w:t>
      </w:r>
    </w:p>
    <w:p w:rsidR="00000000" w:rsidDel="00000000" w:rsidP="00000000" w:rsidRDefault="00000000" w:rsidRPr="00000000" w14:paraId="00000130">
      <w:pPr>
        <w:rPr/>
      </w:pPr>
      <w:r w:rsidDel="00000000" w:rsidR="00000000" w:rsidRPr="00000000">
        <w:rPr>
          <w:rtl w:val="0"/>
        </w:rPr>
        <w:t xml:space="preserve">Figura 17.i</w:t>
      </w:r>
    </w:p>
    <w:p w:rsidR="00000000" w:rsidDel="00000000" w:rsidP="00000000" w:rsidRDefault="00000000" w:rsidRPr="00000000" w14:paraId="00000131">
      <w:pPr>
        <w:rPr>
          <w:rFonts w:ascii="Montserrat" w:cs="Montserrat" w:eastAsia="Montserrat" w:hAnsi="Montserrat"/>
          <w:color w:val="253a44"/>
          <w:sz w:val="38"/>
          <w:szCs w:val="38"/>
        </w:rPr>
      </w:pPr>
      <w:r w:rsidDel="00000000" w:rsidR="00000000" w:rsidRPr="00000000">
        <w:rPr/>
        <w:drawing>
          <wp:inline distB="0" distT="0" distL="0" distR="0">
            <wp:extent cx="734400" cy="194400"/>
            <wp:effectExtent b="0" l="0" r="0" t="0"/>
            <wp:docPr id="7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Funcionalidade que tem o objetivo de dar saída no estoque de medicamentos. Com base no que foi informado na caixa de texto “estoque” será subtraído do saldo atual.</w:t>
      </w:r>
    </w:p>
    <w:p w:rsidR="00000000" w:rsidDel="00000000" w:rsidP="00000000" w:rsidRDefault="00000000" w:rsidRPr="00000000" w14:paraId="00000133">
      <w:pPr>
        <w:rPr/>
      </w:pPr>
      <w:r w:rsidDel="00000000" w:rsidR="00000000" w:rsidRPr="00000000">
        <w:rPr>
          <w:rtl w:val="0"/>
        </w:rPr>
        <w:t xml:space="preserve">Figura 17.j</w:t>
      </w:r>
    </w:p>
    <w:p w:rsidR="00000000" w:rsidDel="00000000" w:rsidP="00000000" w:rsidRDefault="00000000" w:rsidRPr="00000000" w14:paraId="00000134">
      <w:pPr>
        <w:rPr>
          <w:rFonts w:ascii="Montserrat" w:cs="Montserrat" w:eastAsia="Montserrat" w:hAnsi="Montserrat"/>
          <w:color w:val="253a44"/>
          <w:sz w:val="38"/>
          <w:szCs w:val="38"/>
        </w:rPr>
      </w:pPr>
      <w:r w:rsidDel="00000000" w:rsidR="00000000" w:rsidRPr="00000000">
        <w:rPr/>
        <w:drawing>
          <wp:inline distB="0" distT="0" distL="0" distR="0">
            <wp:extent cx="619484" cy="604302"/>
            <wp:effectExtent b="0" l="0" r="0" t="0"/>
            <wp:docPr id="71"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Funcionalidade que tem a finalidade de abrir o cadastro de horário.</w:t>
      </w:r>
    </w:p>
    <w:p w:rsidR="00000000" w:rsidDel="00000000" w:rsidP="00000000" w:rsidRDefault="00000000" w:rsidRPr="00000000" w14:paraId="00000136">
      <w:pPr>
        <w:rPr/>
      </w:pPr>
      <w:r w:rsidDel="00000000" w:rsidR="00000000" w:rsidRPr="00000000">
        <w:rPr>
          <w:rtl w:val="0"/>
        </w:rPr>
        <w:t xml:space="preserve">A funcionalidade relacionada acima em sua maioria tem um correspondente para dar suporte através dos comandos de voz.</w:t>
      </w:r>
    </w:p>
    <w:p w:rsidR="00000000" w:rsidDel="00000000" w:rsidP="00000000" w:rsidRDefault="00000000" w:rsidRPr="00000000" w14:paraId="00000137">
      <w:pPr>
        <w:rPr/>
      </w:pPr>
      <w:r w:rsidDel="00000000" w:rsidR="00000000" w:rsidRPr="00000000">
        <w:rPr>
          <w:rtl w:val="0"/>
        </w:rPr>
        <w:t xml:space="preserve">Vamos listar </w:t>
      </w:r>
    </w:p>
    <w:p w:rsidR="00000000" w:rsidDel="00000000" w:rsidP="00000000" w:rsidRDefault="00000000" w:rsidRPr="00000000" w14:paraId="00000138">
      <w:pPr>
        <w:rPr/>
      </w:pPr>
      <w:r w:rsidDel="00000000" w:rsidR="00000000" w:rsidRPr="00000000">
        <w:rPr>
          <w:rtl w:val="0"/>
        </w:rPr>
        <w:t xml:space="preserve">Comandos de voz disponíveis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139">
      <w:pPr>
        <w:rPr/>
      </w:pPr>
      <w:r w:rsidDel="00000000" w:rsidR="00000000" w:rsidRPr="00000000">
        <w:rPr>
          <w:rtl w:val="0"/>
        </w:rPr>
        <w:t xml:space="preserve">Figura 8</w:t>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-4444</wp:posOffset>
            </wp:positionV>
            <wp:extent cx="409575" cy="409575"/>
            <wp:effectExtent b="0" l="0" r="0" t="0"/>
            <wp:wrapSquare wrapText="bothSides" distB="0" distT="0" distL="114300" distR="114300"/>
            <wp:docPr descr="Falando - ícones de pessoas grátis" id="76" name="image6.png"/>
            <a:graphic>
              <a:graphicData uri="http://schemas.openxmlformats.org/drawingml/2006/picture">
                <pic:pic>
                  <pic:nvPicPr>
                    <pic:cNvPr descr="Falando - ícones de pessoas grátis" id="0" name="image6.png"/>
                    <pic:cNvPicPr preferRelativeResize="0"/>
                  </pic:nvPicPr>
                  <pic:blipFill>
                    <a:blip r:embed="rId29"/>
                    <a:srcRect b="0" l="0" r="0" t="0"/>
                    <a:stretch>
                      <a:fillRect/>
                    </a:stretch>
                  </pic:blipFill>
                  <pic:spPr>
                    <a:xfrm>
                      <a:off x="0" y="0"/>
                      <a:ext cx="409575" cy="409575"/>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(Fonte: Android Studio)</w:t>
      </w:r>
    </w:p>
    <w:p w:rsidR="00000000" w:rsidDel="00000000" w:rsidP="00000000" w:rsidRDefault="00000000" w:rsidRPr="00000000" w14:paraId="0000013D">
      <w:pPr>
        <w:rPr>
          <w:b w:val="1"/>
        </w:rPr>
      </w:pPr>
      <w:r w:rsidDel="00000000" w:rsidR="00000000" w:rsidRPr="00000000">
        <w:rPr>
          <w:rtl w:val="0"/>
        </w:rPr>
        <w:t xml:space="preserve"> </w:t>
      </w:r>
      <w:r w:rsidDel="00000000" w:rsidR="00000000" w:rsidRPr="00000000">
        <w:rPr>
          <w:b w:val="1"/>
          <w:rtl w:val="0"/>
        </w:rPr>
        <w:t xml:space="preserve">Comandos Disponíveis</w:t>
      </w:r>
    </w:p>
    <w:p w:rsidR="00000000" w:rsidDel="00000000" w:rsidP="00000000" w:rsidRDefault="00000000" w:rsidRPr="00000000" w14:paraId="0000013E">
      <w:pPr>
        <w:rPr/>
      </w:pPr>
      <w:r w:rsidDel="00000000" w:rsidR="00000000" w:rsidRPr="00000000">
        <w:rPr>
          <w:rtl w:val="0"/>
        </w:rPr>
        <w:t xml:space="preserve">O AMU falará os comandos de voz disponíveis </w:t>
      </w:r>
    </w:p>
    <w:p w:rsidR="00000000" w:rsidDel="00000000" w:rsidP="00000000" w:rsidRDefault="00000000" w:rsidRPr="00000000" w14:paraId="0000013F">
      <w:pPr>
        <w:rPr>
          <w:b w:val="1"/>
        </w:rPr>
      </w:pPr>
      <w:r w:rsidDel="00000000" w:rsidR="00000000" w:rsidRPr="00000000">
        <w:rPr>
          <w:rtl w:val="0"/>
        </w:rPr>
        <w:t xml:space="preserve"> </w:t>
      </w:r>
      <w:r w:rsidDel="00000000" w:rsidR="00000000" w:rsidRPr="00000000">
        <w:rPr>
          <w:b w:val="1"/>
          <w:rtl w:val="0"/>
        </w:rPr>
        <w:t xml:space="preserve">Horário do Medicamento</w:t>
      </w:r>
    </w:p>
    <w:p w:rsidR="00000000" w:rsidDel="00000000" w:rsidP="00000000" w:rsidRDefault="00000000" w:rsidRPr="00000000" w14:paraId="00000140">
      <w:pPr>
        <w:rPr/>
      </w:pPr>
      <w:r w:rsidDel="00000000" w:rsidR="00000000" w:rsidRPr="00000000">
        <w:rPr>
          <w:rtl w:val="0"/>
        </w:rPr>
        <w:t xml:space="preserve">O SAMU fará a leitura dos dados principais do último horário cadastrado se houver. Caso não exista, o usuário receberá a informação também por voz.</w:t>
      </w:r>
    </w:p>
    <w:p w:rsidR="00000000" w:rsidDel="00000000" w:rsidP="00000000" w:rsidRDefault="00000000" w:rsidRPr="00000000" w14:paraId="00000141">
      <w:pPr>
        <w:rPr>
          <w:b w:val="1"/>
        </w:rPr>
      </w:pPr>
      <w:r w:rsidDel="00000000" w:rsidR="00000000" w:rsidRPr="00000000">
        <w:rPr>
          <w:rtl w:val="0"/>
        </w:rPr>
        <w:t xml:space="preserve"> </w:t>
      </w:r>
      <w:r w:rsidDel="00000000" w:rsidR="00000000" w:rsidRPr="00000000">
        <w:rPr>
          <w:b w:val="1"/>
          <w:rtl w:val="0"/>
        </w:rPr>
        <w:t xml:space="preserve">Remédio Utilizado</w:t>
      </w:r>
    </w:p>
    <w:p w:rsidR="00000000" w:rsidDel="00000000" w:rsidP="00000000" w:rsidRDefault="00000000" w:rsidRPr="00000000" w14:paraId="00000142">
      <w:pPr>
        <w:rPr/>
      </w:pPr>
      <w:r w:rsidDel="00000000" w:rsidR="00000000" w:rsidRPr="00000000">
        <w:rPr>
          <w:rtl w:val="0"/>
        </w:rPr>
        <w:t xml:space="preserve">O AMU executará a mesma funcionalidade que o botão Utilização. Porém informará o resultado da ação por voz para o usuário ter certeza que utilizou o remédio certo.</w:t>
      </w:r>
    </w:p>
    <w:p w:rsidR="00000000" w:rsidDel="00000000" w:rsidP="00000000" w:rsidRDefault="00000000" w:rsidRPr="00000000" w14:paraId="00000143">
      <w:pPr>
        <w:rPr>
          <w:b w:val="1"/>
        </w:rPr>
      </w:pPr>
      <w:r w:rsidDel="00000000" w:rsidR="00000000" w:rsidRPr="00000000">
        <w:rPr>
          <w:rtl w:val="0"/>
        </w:rPr>
        <w:t xml:space="preserve"> </w:t>
      </w:r>
      <w:r w:rsidDel="00000000" w:rsidR="00000000" w:rsidRPr="00000000">
        <w:rPr>
          <w:b w:val="1"/>
          <w:rtl w:val="0"/>
        </w:rPr>
        <w:t xml:space="preserve">Estoque Atual</w:t>
      </w:r>
    </w:p>
    <w:p w:rsidR="00000000" w:rsidDel="00000000" w:rsidP="00000000" w:rsidRDefault="00000000" w:rsidRPr="00000000" w14:paraId="00000144">
      <w:pPr>
        <w:rPr/>
      </w:pPr>
      <w:r w:rsidDel="00000000" w:rsidR="00000000" w:rsidRPr="00000000">
        <w:rPr>
          <w:rtl w:val="0"/>
        </w:rPr>
        <w:t xml:space="preserve">O AMU informará a quantidade do medicamento que ainda existe na embalagem ou no estoque.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t xml:space="preserve"> </w:t>
      </w:r>
      <w:r w:rsidDel="00000000" w:rsidR="00000000" w:rsidRPr="00000000">
        <w:rPr>
          <w:b w:val="1"/>
          <w:rtl w:val="0"/>
        </w:rPr>
        <w:t xml:space="preserve">Entrada “quantidade”</w:t>
      </w:r>
    </w:p>
    <w:p w:rsidR="00000000" w:rsidDel="00000000" w:rsidP="00000000" w:rsidRDefault="00000000" w:rsidRPr="00000000" w14:paraId="00000147">
      <w:pPr>
        <w:rPr/>
      </w:pPr>
      <w:r w:rsidDel="00000000" w:rsidR="00000000" w:rsidRPr="00000000">
        <w:rPr>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148">
      <w:pPr>
        <w:rPr>
          <w:b w:val="1"/>
        </w:rPr>
      </w:pPr>
      <w:r w:rsidDel="00000000" w:rsidR="00000000" w:rsidRPr="00000000">
        <w:rPr>
          <w:rtl w:val="0"/>
        </w:rPr>
        <w:t xml:space="preserve"> </w:t>
      </w:r>
      <w:r w:rsidDel="00000000" w:rsidR="00000000" w:rsidRPr="00000000">
        <w:rPr>
          <w:b w:val="1"/>
          <w:rtl w:val="0"/>
        </w:rPr>
        <w:t xml:space="preserve">Saída “quantidade”</w:t>
      </w:r>
    </w:p>
    <w:p w:rsidR="00000000" w:rsidDel="00000000" w:rsidP="00000000" w:rsidRDefault="00000000" w:rsidRPr="00000000" w14:paraId="00000149">
      <w:pPr>
        <w:rPr/>
      </w:pPr>
      <w:r w:rsidDel="00000000" w:rsidR="00000000" w:rsidRPr="00000000">
        <w:rPr>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14A">
      <w:pPr>
        <w:rPr>
          <w:b w:val="1"/>
        </w:rPr>
      </w:pPr>
      <w:r w:rsidDel="00000000" w:rsidR="00000000" w:rsidRPr="00000000">
        <w:rPr>
          <w:rtl w:val="0"/>
        </w:rPr>
        <w:t xml:space="preserve"> </w:t>
      </w:r>
      <w:r w:rsidDel="00000000" w:rsidR="00000000" w:rsidRPr="00000000">
        <w:rPr>
          <w:b w:val="1"/>
          <w:rtl w:val="0"/>
        </w:rPr>
        <w:t xml:space="preserve">Voltar</w:t>
      </w:r>
    </w:p>
    <w:p w:rsidR="00000000" w:rsidDel="00000000" w:rsidP="00000000" w:rsidRDefault="00000000" w:rsidRPr="00000000" w14:paraId="0000014B">
      <w:pPr>
        <w:rPr/>
      </w:pPr>
      <w:r w:rsidDel="00000000" w:rsidR="00000000" w:rsidRPr="00000000">
        <w:rPr>
          <w:rtl w:val="0"/>
        </w:rPr>
        <w:t xml:space="preserve">O </w:t>
      </w:r>
      <w:r w:rsidDel="00000000" w:rsidR="00000000" w:rsidRPr="00000000">
        <w:rPr>
          <w:rtl w:val="0"/>
        </w:rPr>
        <w:t xml:space="preserve">AMU</w:t>
      </w:r>
      <w:r w:rsidDel="00000000" w:rsidR="00000000" w:rsidRPr="00000000">
        <w:rPr>
          <w:rtl w:val="0"/>
        </w:rPr>
        <w:t xml:space="preserve"> voltará para a tela principal.</w:t>
      </w:r>
    </w:p>
    <w:p w:rsidR="00000000" w:rsidDel="00000000" w:rsidP="00000000" w:rsidRDefault="00000000" w:rsidRPr="00000000" w14:paraId="0000014C">
      <w:pPr>
        <w:rPr/>
      </w:pPr>
      <w:r w:rsidDel="00000000" w:rsidR="00000000" w:rsidRPr="00000000">
        <w:rPr>
          <w:rtl w:val="0"/>
        </w:rPr>
        <w:t xml:space="preserve">Similarmente ao comando de voz “LISTA DE MEDICAMENTOS” o AMU precisará recorrer ao uso de algumas API para por exemplo executar a ação “UTILIZAR MEDICAMENTO”. Vamos descrever agora o processo.</w:t>
      </w:r>
    </w:p>
    <w:p w:rsidR="00000000" w:rsidDel="00000000" w:rsidP="00000000" w:rsidRDefault="00000000" w:rsidRPr="00000000" w14:paraId="0000014D">
      <w:pPr>
        <w:rPr/>
      </w:pPr>
      <w:r w:rsidDel="00000000" w:rsidR="00000000" w:rsidRPr="00000000">
        <w:rPr>
          <w:rtl w:val="0"/>
        </w:rPr>
        <w:t xml:space="preserve">Figura 18</w:t>
      </w:r>
    </w:p>
    <w:p w:rsidR="00000000" w:rsidDel="00000000" w:rsidP="00000000" w:rsidRDefault="00000000" w:rsidRPr="00000000" w14:paraId="0000014E">
      <w:pPr>
        <w:rPr/>
      </w:pPr>
      <w:r w:rsidDel="00000000" w:rsidR="00000000" w:rsidRPr="00000000">
        <w:rPr/>
        <w:drawing>
          <wp:inline distB="0" distT="0" distL="0" distR="0">
            <wp:extent cx="5400040" cy="4753610"/>
            <wp:effectExtent b="0" l="0" r="0" t="0"/>
            <wp:docPr id="57" name="image15.jpg"/>
            <a:graphic>
              <a:graphicData uri="http://schemas.openxmlformats.org/drawingml/2006/picture">
                <pic:pic>
                  <pic:nvPicPr>
                    <pic:cNvPr id="0" name="image15.jpg"/>
                    <pic:cNvPicPr preferRelativeResize="0"/>
                  </pic:nvPicPr>
                  <pic:blipFill>
                    <a:blip r:embed="rId50"/>
                    <a:srcRect b="0" l="0" r="0" t="0"/>
                    <a:stretch>
                      <a:fillRect/>
                    </a:stretch>
                  </pic:blipFill>
                  <pic:spPr>
                    <a:xfrm>
                      <a:off x="0" y="0"/>
                      <a:ext cx="5400040" cy="475361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(Fonte: Autor)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 classe Recurso Voz LifeCyCle Observer é fundamental no processamento de voz. Para facilitar o desenvolvimento unificamos todas as chamadas de voz para ela. Novamente para conseguir esse objetivo utilizamos o call-back. </w:t>
      </w:r>
    </w:p>
    <w:p w:rsidR="00000000" w:rsidDel="00000000" w:rsidP="00000000" w:rsidRDefault="00000000" w:rsidRPr="00000000" w14:paraId="00000152">
      <w:pPr>
        <w:rPr/>
      </w:pPr>
      <w:r w:rsidDel="00000000" w:rsidR="00000000" w:rsidRPr="00000000">
        <w:rPr>
          <w:rtl w:val="0"/>
        </w:rPr>
        <w:t xml:space="preserve">Além de utilizar o processo de callback foi necessário fazer uso do reconhecimento de voz do google identificado através da intenção RecognizerIntent. </w:t>
      </w:r>
    </w:p>
    <w:p w:rsidR="00000000" w:rsidDel="00000000" w:rsidP="00000000" w:rsidRDefault="00000000" w:rsidRPr="00000000" w14:paraId="00000153">
      <w:pPr>
        <w:rPr/>
      </w:pPr>
      <w:r w:rsidDel="00000000" w:rsidR="00000000" w:rsidRPr="00000000">
        <w:rPr>
          <w:rtl w:val="0"/>
        </w:rPr>
        <w:t xml:space="preserve">O uso da intenção tem por base Android Speech API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154">
      <w:pPr>
        <w:rPr/>
      </w:pPr>
      <w:r w:rsidDel="00000000" w:rsidR="00000000" w:rsidRPr="00000000">
        <w:rPr>
          <w:rtl w:val="0"/>
        </w:rPr>
        <w:t xml:space="preserve"> 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155">
      <w:pPr>
        <w:rPr/>
      </w:pPr>
      <w:r w:rsidDel="00000000" w:rsidR="00000000" w:rsidRPr="00000000">
        <w:rPr>
          <w:rtl w:val="0"/>
        </w:rPr>
        <w:t xml:space="preserve">A imagem acima descreve o processamento de qualquer comando de voz realizado pelo usuário. Vamos descrever agora o comando de voz “REMÉDIO UTILIZADO”. Vamos tentar relacionar cada etapa das classes.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Conforme o fragmento 1 de código java implementamos a interface Gerente Serviços Listener que terá o papel de dar suporte de call-back. </w:t>
      </w:r>
    </w:p>
    <w:p w:rsidR="00000000" w:rsidDel="00000000" w:rsidP="00000000" w:rsidRDefault="00000000" w:rsidRPr="00000000" w14:paraId="00000158">
      <w:pPr>
        <w:rPr/>
      </w:pPr>
      <w:r w:rsidDel="00000000" w:rsidR="00000000" w:rsidRPr="00000000">
        <w:rPr>
          <w:rtl w:val="0"/>
        </w:rPr>
        <w:t xml:space="preserve">Figura 19</w:t>
      </w:r>
    </w:p>
    <w:p w:rsidR="00000000" w:rsidDel="00000000" w:rsidP="00000000" w:rsidRDefault="00000000" w:rsidRPr="00000000" w14:paraId="00000159">
      <w:pPr>
        <w:rPr/>
      </w:pPr>
      <w:r w:rsidDel="00000000" w:rsidR="00000000" w:rsidRPr="00000000">
        <w:rPr/>
        <w:drawing>
          <wp:inline distB="0" distT="0" distL="0" distR="0">
            <wp:extent cx="5400040" cy="233045"/>
            <wp:effectExtent b="0" l="0" r="0" t="0"/>
            <wp:docPr id="5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400040" cy="23304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No segundo fragmento já assinamos para o gerenciador de voz qualquer interação por voz do usuário com a tela com o simples toque na tela</w:t>
      </w:r>
    </w:p>
    <w:p w:rsidR="00000000" w:rsidDel="00000000" w:rsidP="00000000" w:rsidRDefault="00000000" w:rsidRPr="00000000" w14:paraId="0000015B">
      <w:pPr>
        <w:rPr/>
      </w:pPr>
      <w:r w:rsidDel="00000000" w:rsidR="00000000" w:rsidRPr="00000000">
        <w:rPr>
          <w:rtl w:val="0"/>
        </w:rPr>
        <w:t xml:space="preserve">Figura 20</w:t>
      </w:r>
    </w:p>
    <w:p w:rsidR="00000000" w:rsidDel="00000000" w:rsidP="00000000" w:rsidRDefault="00000000" w:rsidRPr="00000000" w14:paraId="0000015C">
      <w:pPr>
        <w:rPr/>
      </w:pPr>
      <w:r w:rsidDel="00000000" w:rsidR="00000000" w:rsidRPr="00000000">
        <w:rPr/>
        <w:drawing>
          <wp:inline distB="0" distT="0" distL="0" distR="0">
            <wp:extent cx="5400040" cy="357505"/>
            <wp:effectExtent b="0" l="0" r="0" t="0"/>
            <wp:docPr id="5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400040" cy="35750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No terceiro fragmento vemos que qualquer clique na tela e se o perfil for para o reconhecimento de voz acionará a interface de voz</w:t>
      </w:r>
    </w:p>
    <w:p w:rsidR="00000000" w:rsidDel="00000000" w:rsidP="00000000" w:rsidRDefault="00000000" w:rsidRPr="00000000" w14:paraId="0000015E">
      <w:pPr>
        <w:rPr/>
      </w:pPr>
      <w:r w:rsidDel="00000000" w:rsidR="00000000" w:rsidRPr="00000000">
        <w:rPr>
          <w:rtl w:val="0"/>
        </w:rPr>
        <w:t xml:space="preserve">Figura 21</w:t>
      </w:r>
    </w:p>
    <w:p w:rsidR="00000000" w:rsidDel="00000000" w:rsidP="00000000" w:rsidRDefault="00000000" w:rsidRPr="00000000" w14:paraId="0000015F">
      <w:pPr>
        <w:rPr/>
      </w:pPr>
      <w:r w:rsidDel="00000000" w:rsidR="00000000" w:rsidRPr="00000000">
        <w:rPr/>
        <w:drawing>
          <wp:inline distB="0" distT="0" distL="0" distR="0">
            <wp:extent cx="5295900" cy="3905250"/>
            <wp:effectExtent b="0" l="0" r="0" t="0"/>
            <wp:docPr id="60"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2959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Logo após invocar o serviço de reconhecimento de voz o assistente do google aparece com o símbolo característico da imagem abaixo</w:t>
      </w:r>
    </w:p>
    <w:p w:rsidR="00000000" w:rsidDel="00000000" w:rsidP="00000000" w:rsidRDefault="00000000" w:rsidRPr="00000000" w14:paraId="00000161">
      <w:pPr>
        <w:rPr/>
      </w:pPr>
      <w:r w:rsidDel="00000000" w:rsidR="00000000" w:rsidRPr="00000000">
        <w:rPr>
          <w:rtl w:val="0"/>
        </w:rPr>
        <w:t xml:space="preserve">Imagem</w:t>
      </w:r>
    </w:p>
    <w:p w:rsidR="00000000" w:rsidDel="00000000" w:rsidP="00000000" w:rsidRDefault="00000000" w:rsidRPr="00000000" w14:paraId="00000162">
      <w:pPr>
        <w:rPr/>
      </w:pPr>
      <w:r w:rsidDel="00000000" w:rsidR="00000000" w:rsidRPr="00000000">
        <w:rPr>
          <w:rtl w:val="0"/>
        </w:rPr>
        <w:t xml:space="preserve">O serviço do google então percebe que o usuário parou de falar e devolve para o AMU o controle passando o conteúdo da voz em formato de texto. O fragmento abaixo de código java demonstra esse tratamento.</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Figura 22</w:t>
      </w:r>
    </w:p>
    <w:p w:rsidR="00000000" w:rsidDel="00000000" w:rsidP="00000000" w:rsidRDefault="00000000" w:rsidRPr="00000000" w14:paraId="00000165">
      <w:pPr>
        <w:rPr/>
      </w:pPr>
      <w:r w:rsidDel="00000000" w:rsidR="00000000" w:rsidRPr="00000000">
        <w:rPr/>
        <w:drawing>
          <wp:inline distB="0" distT="0" distL="0" distR="0">
            <wp:extent cx="5400040" cy="4117340"/>
            <wp:effectExtent b="0" l="0" r="0" t="0"/>
            <wp:docPr id="61"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400040" cy="411734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167">
      <w:pPr>
        <w:rPr/>
      </w:pPr>
      <w:r w:rsidDel="00000000" w:rsidR="00000000" w:rsidRPr="00000000">
        <w:rPr>
          <w:rtl w:val="0"/>
        </w:rPr>
        <w:t xml:space="preserve">Novamente vemos no trecho acima de código o uso da interface Gerente Serviços Listener. Assim que o comando de voz é processado e reconhecido a ação é realizada através do tipo de ação “ACAO_VOZ_DOSE_REALIZADA”.  </w:t>
      </w:r>
    </w:p>
    <w:p w:rsidR="00000000" w:rsidDel="00000000" w:rsidP="00000000" w:rsidRDefault="00000000" w:rsidRPr="00000000" w14:paraId="00000168">
      <w:pPr>
        <w:rPr/>
      </w:pPr>
      <w:r w:rsidDel="00000000" w:rsidR="00000000" w:rsidRPr="00000000">
        <w:rPr>
          <w:rtl w:val="0"/>
        </w:rPr>
        <w:t xml:space="preserve">Aqui é importante destacar que a tela do Android é chamada para resolver essa funcionalidade. </w:t>
      </w:r>
    </w:p>
    <w:p w:rsidR="00000000" w:rsidDel="00000000" w:rsidP="00000000" w:rsidRDefault="00000000" w:rsidRPr="00000000" w14:paraId="00000169">
      <w:pPr>
        <w:rPr/>
      </w:pPr>
      <w:r w:rsidDel="00000000" w:rsidR="00000000" w:rsidRPr="00000000">
        <w:rPr>
          <w:rtl w:val="0"/>
        </w:rPr>
        <w:t xml:space="preserve">O fragmento abaixo exibe como é feito o processo. Um método para executar Ação da interface do Gerente Serviços Listener implementada pela tela do Android é acionada. O fragmento então demonstra a chamada seguinte onde irá percorrer pelas camadas de serviços e no final registrar a utilização do medicamento.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Figura 23</w:t>
      </w:r>
    </w:p>
    <w:p w:rsidR="00000000" w:rsidDel="00000000" w:rsidP="00000000" w:rsidRDefault="00000000" w:rsidRPr="00000000" w14:paraId="00000171">
      <w:pPr>
        <w:rPr/>
      </w:pPr>
      <w:r w:rsidDel="00000000" w:rsidR="00000000" w:rsidRPr="00000000">
        <w:rPr/>
        <w:drawing>
          <wp:inline distB="0" distT="0" distL="0" distR="0">
            <wp:extent cx="5400040" cy="1287145"/>
            <wp:effectExtent b="0" l="0" r="0" t="0"/>
            <wp:docPr id="6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400040" cy="128714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O tópico final que será abordado será a pesquisa de medicamentos na base de dados da ANVISA. Nesta versão essa parte não terá suporte ao recurso de voz, porém utilizaremos da mesma forma algumas chamadas de Apis. Entre elas API Retrofit assim como o recurso de callback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175">
      <w:pPr>
        <w:rPr/>
      </w:pPr>
      <w:r w:rsidDel="00000000" w:rsidR="00000000" w:rsidRPr="00000000">
        <w:rPr>
          <w:rtl w:val="0"/>
        </w:rPr>
        <w:t xml:space="preserve">Abaixo vemos a tela que deverá ser exibida após o usuário clicar no + da tela principal.</w:t>
      </w:r>
    </w:p>
    <w:p w:rsidR="00000000" w:rsidDel="00000000" w:rsidP="00000000" w:rsidRDefault="00000000" w:rsidRPr="00000000" w14:paraId="00000176">
      <w:pPr>
        <w:rPr/>
      </w:pPr>
      <w:r w:rsidDel="00000000" w:rsidR="00000000" w:rsidRPr="00000000">
        <w:rPr>
          <w:rtl w:val="0"/>
        </w:rPr>
        <w:t xml:space="preserve">Figura 24</w:t>
      </w:r>
    </w:p>
    <w:p w:rsidR="00000000" w:rsidDel="00000000" w:rsidP="00000000" w:rsidRDefault="00000000" w:rsidRPr="00000000" w14:paraId="00000177">
      <w:pPr>
        <w:rPr/>
      </w:pPr>
      <w:r w:rsidDel="00000000" w:rsidR="00000000" w:rsidRPr="00000000">
        <w:rPr/>
        <w:drawing>
          <wp:inline distB="0" distT="0" distL="0" distR="0">
            <wp:extent cx="2553653" cy="4305300"/>
            <wp:effectExtent b="0" l="0" r="0" t="0"/>
            <wp:docPr id="63"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553653"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(Fonte: Autor)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Aqui vemos uma lista preenchida com medicamento chamado “doril”. Ao clicar em um dos itens da lista pesquisada na ANVISA através da API retrofit podemos visualizar os detalhes obtidos.</w:t>
      </w:r>
    </w:p>
    <w:p w:rsidR="00000000" w:rsidDel="00000000" w:rsidP="00000000" w:rsidRDefault="00000000" w:rsidRPr="00000000" w14:paraId="0000017B">
      <w:pPr>
        <w:rPr/>
      </w:pPr>
      <w:r w:rsidDel="00000000" w:rsidR="00000000" w:rsidRPr="00000000">
        <w:rPr>
          <w:rtl w:val="0"/>
        </w:rPr>
        <w:t xml:space="preserve">Figura 25</w:t>
      </w:r>
    </w:p>
    <w:p w:rsidR="00000000" w:rsidDel="00000000" w:rsidP="00000000" w:rsidRDefault="00000000" w:rsidRPr="00000000" w14:paraId="0000017C">
      <w:pPr>
        <w:rPr/>
      </w:pPr>
      <w:r w:rsidDel="00000000" w:rsidR="00000000" w:rsidRPr="00000000">
        <w:rPr/>
        <w:drawing>
          <wp:inline distB="0" distT="0" distL="0" distR="0">
            <wp:extent cx="2591753" cy="3248025"/>
            <wp:effectExtent b="0" l="0" r="0" t="0"/>
            <wp:docPr id="64"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259175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(Fonte: Autor)</w:t>
      </w:r>
    </w:p>
    <w:p w:rsidR="00000000" w:rsidDel="00000000" w:rsidP="00000000" w:rsidRDefault="00000000" w:rsidRPr="00000000" w14:paraId="0000017E">
      <w:pPr>
        <w:rPr/>
      </w:pPr>
      <w:r w:rsidDel="00000000" w:rsidR="00000000" w:rsidRPr="00000000">
        <w:rPr>
          <w:rtl w:val="0"/>
        </w:rPr>
        <w:t xml:space="preserve">A segunda parte da tela continua exibindo os detalhes</w:t>
      </w:r>
    </w:p>
    <w:p w:rsidR="00000000" w:rsidDel="00000000" w:rsidP="00000000" w:rsidRDefault="00000000" w:rsidRPr="00000000" w14:paraId="0000017F">
      <w:pPr>
        <w:rPr/>
      </w:pPr>
      <w:r w:rsidDel="00000000" w:rsidR="00000000" w:rsidRPr="00000000">
        <w:rPr>
          <w:rtl w:val="0"/>
        </w:rPr>
        <w:t xml:space="preserve">Figura 26</w:t>
      </w:r>
    </w:p>
    <w:p w:rsidR="00000000" w:rsidDel="00000000" w:rsidP="00000000" w:rsidRDefault="00000000" w:rsidRPr="00000000" w14:paraId="00000180">
      <w:pPr>
        <w:rPr/>
      </w:pPr>
      <w:r w:rsidDel="00000000" w:rsidR="00000000" w:rsidRPr="00000000">
        <w:rPr/>
        <w:drawing>
          <wp:inline distB="0" distT="0" distL="0" distR="0">
            <wp:extent cx="2619375" cy="2950030"/>
            <wp:effectExtent b="0" l="0" r="0" t="0"/>
            <wp:docPr id="65"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2619375" cy="295003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(Fonte: Autor)</w:t>
      </w:r>
    </w:p>
    <w:p w:rsidR="00000000" w:rsidDel="00000000" w:rsidP="00000000" w:rsidRDefault="00000000" w:rsidRPr="00000000" w14:paraId="00000182">
      <w:pPr>
        <w:rPr/>
      </w:pPr>
      <w:r w:rsidDel="00000000" w:rsidR="00000000" w:rsidRPr="00000000">
        <w:rPr>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próxima imagem demonstra esse recurso.</w:t>
      </w:r>
    </w:p>
    <w:p w:rsidR="00000000" w:rsidDel="00000000" w:rsidP="00000000" w:rsidRDefault="00000000" w:rsidRPr="00000000" w14:paraId="00000185">
      <w:pPr>
        <w:rPr/>
      </w:pPr>
      <w:r w:rsidDel="00000000" w:rsidR="00000000" w:rsidRPr="00000000">
        <w:rPr>
          <w:rtl w:val="0"/>
        </w:rPr>
        <w:t xml:space="preserve">Figura 27</w:t>
      </w:r>
    </w:p>
    <w:p w:rsidR="00000000" w:rsidDel="00000000" w:rsidP="00000000" w:rsidRDefault="00000000" w:rsidRPr="00000000" w14:paraId="00000186">
      <w:pPr>
        <w:rPr/>
      </w:pPr>
      <w:r w:rsidDel="00000000" w:rsidR="00000000" w:rsidRPr="00000000">
        <w:rPr/>
        <w:drawing>
          <wp:inline distB="0" distT="0" distL="0" distR="0">
            <wp:extent cx="2066400" cy="3308400"/>
            <wp:effectExtent b="0" l="0" r="0" t="0"/>
            <wp:docPr id="66"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2066400" cy="3308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(Fonte: Autor)</w:t>
      </w:r>
    </w:p>
    <w:p w:rsidR="00000000" w:rsidDel="00000000" w:rsidP="00000000" w:rsidRDefault="00000000" w:rsidRPr="00000000" w14:paraId="00000188">
      <w:pPr>
        <w:rPr/>
      </w:pPr>
      <w:r w:rsidDel="00000000" w:rsidR="00000000" w:rsidRPr="00000000">
        <w:rPr>
          <w:rtl w:val="0"/>
        </w:rPr>
        <w:t xml:space="preserve">Como já explicamos a tela de detalhe do medicamento anteriormente não será necessário  o detalhamento da tela. O usuário deverá apenas complementar as informações de apelido, cor, quantidade por embalagem e horário. Após isso clique no botão confirmar.</w:t>
      </w:r>
    </w:p>
    <w:p w:rsidR="00000000" w:rsidDel="00000000" w:rsidP="00000000" w:rsidRDefault="00000000" w:rsidRPr="00000000" w14:paraId="00000189">
      <w:pPr>
        <w:rPr/>
      </w:pPr>
      <w:r w:rsidDel="00000000" w:rsidR="00000000" w:rsidRPr="00000000">
        <w:rPr>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18A">
      <w:pPr>
        <w:rPr/>
      </w:pPr>
      <w:r w:rsidDel="00000000" w:rsidR="00000000" w:rsidRPr="00000000">
        <w:rPr>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Uma solicitação consiste em um endpoint (a URL que você solicita), um método, que define o tipo de solicitação enviada ao servidor; cabeçalhos, que representam os metadados; e dados.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 fragmento abaixo demonstra isso, com as definições.</w:t>
      </w:r>
    </w:p>
    <w:p w:rsidR="00000000" w:rsidDel="00000000" w:rsidP="00000000" w:rsidRDefault="00000000" w:rsidRPr="00000000" w14:paraId="00000193">
      <w:pPr>
        <w:rPr/>
      </w:pPr>
      <w:r w:rsidDel="00000000" w:rsidR="00000000" w:rsidRPr="00000000">
        <w:rPr>
          <w:rtl w:val="0"/>
        </w:rPr>
        <w:t xml:space="preserve">Figura 28</w:t>
      </w:r>
    </w:p>
    <w:p w:rsidR="00000000" w:rsidDel="00000000" w:rsidP="00000000" w:rsidRDefault="00000000" w:rsidRPr="00000000" w14:paraId="00000194">
      <w:pPr>
        <w:rPr/>
      </w:pPr>
      <w:r w:rsidDel="00000000" w:rsidR="00000000" w:rsidRPr="00000000">
        <w:rPr/>
        <w:drawing>
          <wp:inline distB="0" distT="0" distL="0" distR="0">
            <wp:extent cx="5400040" cy="1518285"/>
            <wp:effectExtent b="0" l="0" r="0" t="0"/>
            <wp:docPr id="100"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400040" cy="151828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Para dar suporte a estrutura mencionada acima foi necessário dividir o projeto em camadas. Abaixo temos uma imagem que exibe a estrutura da camada de Api-integração.</w:t>
      </w:r>
    </w:p>
    <w:p w:rsidR="00000000" w:rsidDel="00000000" w:rsidP="00000000" w:rsidRDefault="00000000" w:rsidRPr="00000000" w14:paraId="00000197">
      <w:pPr>
        <w:rPr/>
      </w:pPr>
      <w:r w:rsidDel="00000000" w:rsidR="00000000" w:rsidRPr="00000000">
        <w:rPr>
          <w:rtl w:val="0"/>
        </w:rPr>
        <w:t xml:space="preserve">Figura 29</w:t>
      </w:r>
    </w:p>
    <w:p w:rsidR="00000000" w:rsidDel="00000000" w:rsidP="00000000" w:rsidRDefault="00000000" w:rsidRPr="00000000" w14:paraId="00000198">
      <w:pPr>
        <w:rPr/>
      </w:pPr>
      <w:r w:rsidDel="00000000" w:rsidR="00000000" w:rsidRPr="00000000">
        <w:rPr/>
        <w:drawing>
          <wp:inline distB="0" distT="0" distL="0" distR="0">
            <wp:extent cx="3857625" cy="3219450"/>
            <wp:effectExtent b="0" l="0" r="0" t="0"/>
            <wp:docPr id="103"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38576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pPr>
      <w:r w:rsidDel="00000000" w:rsidR="00000000" w:rsidRPr="00000000">
        <w:rPr>
          <w:rtl w:val="0"/>
        </w:rPr>
        <w:t xml:space="preserve">Banco de Dados Firebase</w:t>
      </w:r>
    </w:p>
    <w:p w:rsidR="00000000" w:rsidDel="00000000" w:rsidP="00000000" w:rsidRDefault="00000000" w:rsidRPr="00000000" w14:paraId="000001AD">
      <w:pPr>
        <w:rPr/>
      </w:pPr>
      <w:r w:rsidDel="00000000" w:rsidR="00000000" w:rsidRPr="00000000">
        <w:rPr>
          <w:rtl w:val="0"/>
        </w:rPr>
        <w:t xml:space="preserve">O AMU utiliza para armazenar os dados do banco de dados Firebase.</w:t>
      </w:r>
    </w:p>
    <w:p w:rsidR="00000000" w:rsidDel="00000000" w:rsidP="00000000" w:rsidRDefault="00000000" w:rsidRPr="00000000" w14:paraId="000001AE">
      <w:pPr>
        <w:rPr/>
      </w:pPr>
      <w:r w:rsidDel="00000000" w:rsidR="00000000" w:rsidRPr="00000000">
        <w:rPr>
          <w:rtl w:val="0"/>
        </w:rPr>
        <w:t xml:space="preserve">O Firebase Realtime Database é um banco de dados hospedado na nuvem. Os dados são armazenados como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AF">
      <w:pPr>
        <w:rPr/>
      </w:pPr>
      <w:r w:rsidDel="00000000" w:rsidR="00000000" w:rsidRPr="00000000">
        <w:rPr>
          <w:rtl w:val="0"/>
        </w:rPr>
        <w:t xml:space="preserve">O Firebase Realtime Database permite criar aplicativos avançados e colaborativos, permitindo acesso seguro ao banco de dados diretamente do código do lado do cliente. Os dados são mantidos localmente e, mesmo offline, os eventos em tempo real continuam a ser acionados, proporcionando ao usuário final uma experiência responsiva. Quando o dispositivo recupera a conexão, o Realtime Database sincroniza as alterações de dados locais com as atualizações remotas que ocorreram enquanto o cliente estava offline, mesclando quaisquer conflitos automaticamente.</w:t>
      </w:r>
    </w:p>
    <w:p w:rsidR="00000000" w:rsidDel="00000000" w:rsidP="00000000" w:rsidRDefault="00000000" w:rsidRPr="00000000" w14:paraId="000001B0">
      <w:pPr>
        <w:rPr/>
      </w:pPr>
      <w:r w:rsidDel="00000000" w:rsidR="00000000" w:rsidRPr="00000000">
        <w:rPr>
          <w:rtl w:val="0"/>
        </w:rPr>
        <w:t xml:space="preserve">O Realtime Database fornece uma linguagem de regras flexível e baseada em expressões, chamada Firebase Realtime Database Security Rules, para definir como seus dados devem ser estruturados e quando os dados podem ser lidos ou gravados. Quando integrado ao Firebase Authentication, os desenvolvedores podem definir quem tem acesso a quais dados e como eles podem acessá-los.</w:t>
      </w:r>
    </w:p>
    <w:p w:rsidR="00000000" w:rsidDel="00000000" w:rsidP="00000000" w:rsidRDefault="00000000" w:rsidRPr="00000000" w14:paraId="000001B1">
      <w:pPr>
        <w:rPr/>
      </w:pPr>
      <w:r w:rsidDel="00000000" w:rsidR="00000000" w:rsidRPr="00000000">
        <w:rPr>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B2">
      <w:pPr>
        <w:rPr/>
      </w:pPr>
      <w:r w:rsidDel="00000000" w:rsidR="00000000" w:rsidRPr="00000000">
        <w:rPr>
          <w:rtl w:val="0"/>
        </w:rPr>
        <w:t xml:space="preserve">Conforme a estrutura mostrada abaixo não temos encadeamento de tabelas. Essa decisão foi tomada para melhorar a performance conforme recomendado na página do Firebase. Por isso o banco do Aplicativo AMU é plano.</w:t>
      </w:r>
    </w:p>
    <w:p w:rsidR="00000000" w:rsidDel="00000000" w:rsidP="00000000" w:rsidRDefault="00000000" w:rsidRPr="00000000" w14:paraId="000001B3">
      <w:pPr>
        <w:rPr/>
      </w:pPr>
      <w:r w:rsidDel="00000000" w:rsidR="00000000" w:rsidRPr="00000000">
        <w:rPr>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B4">
      <w:pPr>
        <w:rPr>
          <w:b w:val="1"/>
          <w:sz w:val="32"/>
          <w:szCs w:val="32"/>
        </w:rPr>
      </w:pPr>
      <w:r w:rsidDel="00000000" w:rsidR="00000000" w:rsidRPr="00000000">
        <w:rPr>
          <w:rtl w:val="0"/>
        </w:rPr>
      </w:r>
    </w:p>
    <w:p w:rsidR="00000000" w:rsidDel="00000000" w:rsidP="00000000" w:rsidRDefault="00000000" w:rsidRPr="00000000" w14:paraId="000001B5">
      <w:pPr>
        <w:rPr>
          <w:b w:val="1"/>
          <w:sz w:val="32"/>
          <w:szCs w:val="32"/>
        </w:rPr>
      </w:pPr>
      <w:r w:rsidDel="00000000" w:rsidR="00000000" w:rsidRPr="00000000">
        <w:rPr>
          <w:rtl w:val="0"/>
        </w:rPr>
      </w:r>
    </w:p>
    <w:p w:rsidR="00000000" w:rsidDel="00000000" w:rsidP="00000000" w:rsidRDefault="00000000" w:rsidRPr="00000000" w14:paraId="000001B6">
      <w:pPr>
        <w:rPr>
          <w:b w:val="1"/>
          <w:sz w:val="32"/>
          <w:szCs w:val="32"/>
        </w:rPr>
      </w:pPr>
      <w:r w:rsidDel="00000000" w:rsidR="00000000" w:rsidRPr="00000000">
        <w:rPr>
          <w:rtl w:val="0"/>
        </w:rPr>
      </w:r>
    </w:p>
    <w:p w:rsidR="00000000" w:rsidDel="00000000" w:rsidP="00000000" w:rsidRDefault="00000000" w:rsidRPr="00000000" w14:paraId="000001B7">
      <w:pPr>
        <w:rPr>
          <w:b w:val="1"/>
          <w:sz w:val="32"/>
          <w:szCs w:val="32"/>
        </w:rPr>
      </w:pPr>
      <w:r w:rsidDel="00000000" w:rsidR="00000000" w:rsidRPr="00000000">
        <w:rPr>
          <w:rtl w:val="0"/>
        </w:rPr>
      </w:r>
    </w:p>
    <w:p w:rsidR="00000000" w:rsidDel="00000000" w:rsidP="00000000" w:rsidRDefault="00000000" w:rsidRPr="00000000" w14:paraId="000001B8">
      <w:pPr>
        <w:rPr>
          <w:b w:val="1"/>
          <w:sz w:val="32"/>
          <w:szCs w:val="32"/>
        </w:rPr>
      </w:pPr>
      <w:r w:rsidDel="00000000" w:rsidR="00000000" w:rsidRPr="00000000">
        <w:rPr>
          <w:rtl w:val="0"/>
        </w:rPr>
      </w:r>
    </w:p>
    <w:p w:rsidR="00000000" w:rsidDel="00000000" w:rsidP="00000000" w:rsidRDefault="00000000" w:rsidRPr="00000000" w14:paraId="000001B9">
      <w:pPr>
        <w:rPr>
          <w:b w:val="1"/>
          <w:sz w:val="32"/>
          <w:szCs w:val="32"/>
        </w:rPr>
      </w:pPr>
      <w:r w:rsidDel="00000000" w:rsidR="00000000" w:rsidRPr="00000000">
        <w:rPr>
          <w:rtl w:val="0"/>
        </w:rPr>
      </w:r>
    </w:p>
    <w:p w:rsidR="00000000" w:rsidDel="00000000" w:rsidP="00000000" w:rsidRDefault="00000000" w:rsidRPr="00000000" w14:paraId="000001BA">
      <w:pPr>
        <w:rPr>
          <w:b w:val="1"/>
          <w:sz w:val="32"/>
          <w:szCs w:val="32"/>
        </w:rPr>
      </w:pPr>
      <w:r w:rsidDel="00000000" w:rsidR="00000000" w:rsidRPr="00000000">
        <w:rPr>
          <w:b w:val="1"/>
          <w:sz w:val="32"/>
          <w:szCs w:val="32"/>
          <w:rtl w:val="0"/>
        </w:rPr>
        <w:t xml:space="preserve">Estrutura de Banco de Dados AMU</w:t>
      </w:r>
    </w:p>
    <w:p w:rsidR="00000000" w:rsidDel="00000000" w:rsidP="00000000" w:rsidRDefault="00000000" w:rsidRPr="00000000" w14:paraId="000001BB">
      <w:pPr>
        <w:rPr>
          <w:sz w:val="24"/>
          <w:szCs w:val="24"/>
        </w:rPr>
      </w:pPr>
      <w:r w:rsidDel="00000000" w:rsidR="00000000" w:rsidRPr="00000000">
        <w:rPr>
          <w:sz w:val="24"/>
          <w:szCs w:val="24"/>
          <w:rtl w:val="0"/>
        </w:rPr>
        <w:t xml:space="preserve">Figura 30</w:t>
      </w:r>
    </w:p>
    <w:p w:rsidR="00000000" w:rsidDel="00000000" w:rsidP="00000000" w:rsidRDefault="00000000" w:rsidRPr="00000000" w14:paraId="000001BC">
      <w:pPr>
        <w:rPr>
          <w:b w:val="1"/>
          <w:sz w:val="32"/>
          <w:szCs w:val="32"/>
        </w:rPr>
      </w:pPr>
      <w:r w:rsidDel="00000000" w:rsidR="00000000" w:rsidRPr="00000000">
        <w:rPr>
          <w:b w:val="1"/>
          <w:sz w:val="32"/>
          <w:szCs w:val="32"/>
        </w:rPr>
        <w:drawing>
          <wp:inline distB="0" distT="0" distL="0" distR="0">
            <wp:extent cx="5400040" cy="5234305"/>
            <wp:effectExtent b="0" l="0" r="0" t="0"/>
            <wp:docPr id="104" name="image49.jpg"/>
            <a:graphic>
              <a:graphicData uri="http://schemas.openxmlformats.org/drawingml/2006/picture">
                <pic:pic>
                  <pic:nvPicPr>
                    <pic:cNvPr id="0" name="image49.jpg"/>
                    <pic:cNvPicPr preferRelativeResize="0"/>
                  </pic:nvPicPr>
                  <pic:blipFill>
                    <a:blip r:embed="rId62"/>
                    <a:srcRect b="0" l="0" r="0" t="0"/>
                    <a:stretch>
                      <a:fillRect/>
                    </a:stretch>
                  </pic:blipFill>
                  <pic:spPr>
                    <a:xfrm>
                      <a:off x="0" y="0"/>
                      <a:ext cx="5400040" cy="523430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sz w:val="24"/>
          <w:szCs w:val="24"/>
          <w:rtl w:val="0"/>
        </w:rPr>
        <w:t xml:space="preserve">(Fonte: Autor)</w:t>
      </w:r>
    </w:p>
    <w:p w:rsidR="00000000" w:rsidDel="00000000" w:rsidP="00000000" w:rsidRDefault="00000000" w:rsidRPr="00000000" w14:paraId="000001BE">
      <w:pPr>
        <w:rPr>
          <w:b w:val="1"/>
          <w:sz w:val="32"/>
          <w:szCs w:val="32"/>
        </w:rPr>
      </w:pP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rtl w:val="0"/>
        </w:rPr>
      </w:r>
    </w:p>
    <w:p w:rsidR="00000000" w:rsidDel="00000000" w:rsidP="00000000" w:rsidRDefault="00000000" w:rsidRPr="00000000" w14:paraId="000001C0">
      <w:pPr>
        <w:rPr>
          <w:b w:val="1"/>
          <w:sz w:val="32"/>
          <w:szCs w:val="32"/>
        </w:rPr>
      </w:pPr>
      <w:r w:rsidDel="00000000" w:rsidR="00000000" w:rsidRPr="00000000">
        <w:rPr>
          <w:rtl w:val="0"/>
        </w:rPr>
      </w:r>
    </w:p>
    <w:p w:rsidR="00000000" w:rsidDel="00000000" w:rsidP="00000000" w:rsidRDefault="00000000" w:rsidRPr="00000000" w14:paraId="000001C1">
      <w:pPr>
        <w:rPr>
          <w:b w:val="1"/>
          <w:sz w:val="32"/>
          <w:szCs w:val="32"/>
        </w:rPr>
      </w:pPr>
      <w:r w:rsidDel="00000000" w:rsidR="00000000" w:rsidRPr="00000000">
        <w:rPr>
          <w:rtl w:val="0"/>
        </w:rPr>
      </w:r>
    </w:p>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rPr>
          <w:b w:val="1"/>
          <w:sz w:val="32"/>
          <w:szCs w:val="32"/>
        </w:rPr>
      </w:pPr>
      <w:r w:rsidDel="00000000" w:rsidR="00000000" w:rsidRPr="00000000">
        <w:rPr>
          <w:rtl w:val="0"/>
        </w:rPr>
      </w:r>
    </w:p>
    <w:p w:rsidR="00000000" w:rsidDel="00000000" w:rsidP="00000000" w:rsidRDefault="00000000" w:rsidRPr="00000000" w14:paraId="000001C4">
      <w:pPr>
        <w:rPr>
          <w:b w:val="1"/>
          <w:sz w:val="32"/>
          <w:szCs w:val="32"/>
        </w:rPr>
      </w:pPr>
      <w:r w:rsidDel="00000000" w:rsidR="00000000" w:rsidRPr="00000000">
        <w:rPr>
          <w:rtl w:val="0"/>
        </w:rPr>
      </w:r>
    </w:p>
    <w:p w:rsidR="00000000" w:rsidDel="00000000" w:rsidP="00000000" w:rsidRDefault="00000000" w:rsidRPr="00000000" w14:paraId="000001C5">
      <w:pPr>
        <w:pStyle w:val="Heading3"/>
        <w:rPr/>
      </w:pPr>
      <w:r w:rsidDel="00000000" w:rsidR="00000000" w:rsidRPr="00000000">
        <w:rPr>
          <w:rtl w:val="0"/>
        </w:rPr>
        <w:t xml:space="preserve">Dicionário de Dados</w:t>
      </w:r>
    </w:p>
    <w:p w:rsidR="00000000" w:rsidDel="00000000" w:rsidP="00000000" w:rsidRDefault="00000000" w:rsidRPr="00000000" w14:paraId="000001C6">
      <w:pPr>
        <w:rPr>
          <w:highlight w:val="white"/>
        </w:rPr>
      </w:pPr>
      <w:r w:rsidDel="00000000" w:rsidR="00000000" w:rsidRPr="00000000">
        <w:rPr>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 usando </w:t>
      </w:r>
      <w:hyperlink r:id="rId63">
        <w:r w:rsidDel="00000000" w:rsidR="00000000" w:rsidRPr="00000000">
          <w:rPr>
            <w:rFonts w:ascii="var(--devsite-code-font-family)" w:cs="var(--devsite-code-font-family)" w:eastAsia="var(--devsite-code-font-family)" w:hAnsi="var(--devsite-code-font-family)"/>
            <w:color w:val="0000ff"/>
            <w:sz w:val="22"/>
            <w:szCs w:val="22"/>
            <w:highlight w:val="white"/>
            <w:u w:val="single"/>
            <w:rtl w:val="0"/>
          </w:rPr>
          <w:t xml:space="preserve">push()</w:t>
        </w:r>
      </w:hyperlink>
      <w:r w:rsidDel="00000000" w:rsidR="00000000" w:rsidRPr="00000000">
        <w:rPr>
          <w:highlight w:val="white"/>
          <w:rtl w:val="0"/>
        </w:rPr>
        <w:t xml:space="preserve"> .</w:t>
      </w:r>
    </w:p>
    <w:p w:rsidR="00000000" w:rsidDel="00000000" w:rsidP="00000000" w:rsidRDefault="00000000" w:rsidRPr="00000000" w14:paraId="000001C7">
      <w:pPr>
        <w:rPr/>
      </w:pPr>
      <w:bookmarkStart w:colFirst="0" w:colLast="0" w:name="_heading=h.gjdgxs" w:id="0"/>
      <w:bookmarkEnd w:id="0"/>
      <w:r w:rsidDel="00000000" w:rsidR="00000000" w:rsidRPr="00000000">
        <w:rPr>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Tabela de Usuários</w:t>
      </w:r>
    </w:p>
    <w:p w:rsidR="00000000" w:rsidDel="00000000" w:rsidP="00000000" w:rsidRDefault="00000000" w:rsidRPr="00000000" w14:paraId="000001C9">
      <w:pPr>
        <w:rPr/>
      </w:pPr>
      <w:r w:rsidDel="00000000" w:rsidR="00000000" w:rsidRPr="00000000">
        <w:rPr>
          <w:b w:val="1"/>
          <w:rtl w:val="0"/>
        </w:rPr>
        <w:t xml:space="preserve">Objetivo:  </w:t>
      </w:r>
      <w:r w:rsidDel="00000000" w:rsidR="00000000" w:rsidRPr="00000000">
        <w:rPr>
          <w:rtl w:val="0"/>
        </w:rPr>
        <w:t xml:space="preserve">registrar os usuários que utilizam o aplicativo. </w:t>
      </w:r>
    </w:p>
    <w:p w:rsidR="00000000" w:rsidDel="00000000" w:rsidP="00000000" w:rsidRDefault="00000000" w:rsidRPr="00000000" w14:paraId="000001CA">
      <w:pPr>
        <w:rPr>
          <w:b w:val="1"/>
        </w:rPr>
      </w:pPr>
      <w:r w:rsidDel="00000000" w:rsidR="00000000" w:rsidRPr="00000000">
        <w:rPr>
          <w:b w:val="1"/>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CB">
            <w:pPr>
              <w:rPr>
                <w:b w:val="1"/>
              </w:rPr>
            </w:pPr>
            <w:r w:rsidDel="00000000" w:rsidR="00000000" w:rsidRPr="00000000">
              <w:rPr>
                <w:b w:val="1"/>
                <w:rtl w:val="0"/>
              </w:rPr>
              <w:t xml:space="preserve">Campo</w:t>
            </w:r>
          </w:p>
        </w:tc>
        <w:tc>
          <w:tcPr/>
          <w:p w:rsidR="00000000" w:rsidDel="00000000" w:rsidP="00000000" w:rsidRDefault="00000000" w:rsidRPr="00000000" w14:paraId="000001CC">
            <w:pPr>
              <w:rPr>
                <w:b w:val="1"/>
              </w:rPr>
            </w:pPr>
            <w:r w:rsidDel="00000000" w:rsidR="00000000" w:rsidRPr="00000000">
              <w:rPr>
                <w:b w:val="1"/>
                <w:rtl w:val="0"/>
              </w:rPr>
              <w:t xml:space="preserve">Descrição</w:t>
            </w:r>
          </w:p>
        </w:tc>
        <w:tc>
          <w:tcPr/>
          <w:p w:rsidR="00000000" w:rsidDel="00000000" w:rsidP="00000000" w:rsidRDefault="00000000" w:rsidRPr="00000000" w14:paraId="000001CD">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idUsuario</w:t>
            </w:r>
          </w:p>
        </w:tc>
        <w:tc>
          <w:tcPr/>
          <w:p w:rsidR="00000000" w:rsidDel="00000000" w:rsidP="00000000" w:rsidRDefault="00000000" w:rsidRPr="00000000" w14:paraId="000001CF">
            <w:pPr>
              <w:rPr/>
            </w:pPr>
            <w:r w:rsidDel="00000000" w:rsidR="00000000" w:rsidRPr="00000000">
              <w:rPr>
                <w:rtl w:val="0"/>
              </w:rPr>
              <w:t xml:space="preserve">Código do Usuário</w:t>
            </w:r>
          </w:p>
        </w:tc>
        <w:tc>
          <w:tcPr/>
          <w:p w:rsidR="00000000" w:rsidDel="00000000" w:rsidP="00000000" w:rsidRDefault="00000000" w:rsidRPr="00000000" w14:paraId="000001D0">
            <w:pPr>
              <w:rPr/>
            </w:pPr>
            <w:r w:rsidDel="00000000" w:rsidR="00000000" w:rsidRPr="00000000">
              <w:rPr>
                <w:rtl w:val="0"/>
              </w:rPr>
            </w:r>
          </w:p>
        </w:tc>
      </w:tr>
      <w:tr>
        <w:trPr>
          <w:cantSplit w:val="0"/>
          <w:tblHeader w:val="0"/>
        </w:trPr>
        <w:tc>
          <w:tcPr/>
          <w:p w:rsidR="00000000" w:rsidDel="00000000" w:rsidP="00000000" w:rsidRDefault="00000000" w:rsidRPr="00000000" w14:paraId="000001D1">
            <w:pPr>
              <w:rPr/>
            </w:pPr>
            <w:r w:rsidDel="00000000" w:rsidR="00000000" w:rsidRPr="00000000">
              <w:rPr>
                <w:rtl w:val="0"/>
              </w:rPr>
              <w:t xml:space="preserve">Nome</w:t>
            </w:r>
          </w:p>
        </w:tc>
        <w:tc>
          <w:tcPr/>
          <w:p w:rsidR="00000000" w:rsidDel="00000000" w:rsidP="00000000" w:rsidRDefault="00000000" w:rsidRPr="00000000" w14:paraId="000001D2">
            <w:pPr>
              <w:rPr/>
            </w:pPr>
            <w:r w:rsidDel="00000000" w:rsidR="00000000" w:rsidRPr="00000000">
              <w:rPr>
                <w:rtl w:val="0"/>
              </w:rPr>
              <w:t xml:space="preserve">Nome do Usuário</w:t>
            </w:r>
          </w:p>
        </w:tc>
        <w:tc>
          <w:tcPr/>
          <w:p w:rsidR="00000000" w:rsidDel="00000000" w:rsidP="00000000" w:rsidRDefault="00000000" w:rsidRPr="00000000" w14:paraId="000001D3">
            <w:pPr>
              <w:rPr/>
            </w:pPr>
            <w:r w:rsidDel="00000000" w:rsidR="00000000" w:rsidRPr="00000000">
              <w:rPr>
                <w:rtl w:val="0"/>
              </w:rPr>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Email</w:t>
            </w:r>
          </w:p>
        </w:tc>
        <w:tc>
          <w:tcPr/>
          <w:p w:rsidR="00000000" w:rsidDel="00000000" w:rsidP="00000000" w:rsidRDefault="00000000" w:rsidRPr="00000000" w14:paraId="000001D5">
            <w:pPr>
              <w:rPr/>
            </w:pPr>
            <w:r w:rsidDel="00000000" w:rsidR="00000000" w:rsidRPr="00000000">
              <w:rPr>
                <w:rtl w:val="0"/>
              </w:rPr>
              <w:t xml:space="preserve">Email do usuário</w:t>
            </w:r>
          </w:p>
        </w:tc>
        <w:tc>
          <w:tcPr/>
          <w:p w:rsidR="00000000" w:rsidDel="00000000" w:rsidP="00000000" w:rsidRDefault="00000000" w:rsidRPr="00000000" w14:paraId="000001D6">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1D7">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t xml:space="preserve">Tipo do Perfil</w:t>
            </w:r>
          </w:p>
        </w:tc>
        <w:tc>
          <w:tcPr/>
          <w:p w:rsidR="00000000" w:rsidDel="00000000" w:rsidP="00000000" w:rsidRDefault="00000000" w:rsidRPr="00000000" w14:paraId="000001D9">
            <w:pPr>
              <w:rPr/>
            </w:pPr>
            <w:r w:rsidDel="00000000" w:rsidR="00000000" w:rsidRPr="00000000">
              <w:rPr>
                <w:rtl w:val="0"/>
              </w:rPr>
              <w:t xml:space="preserve">Campo que determina o comportamento do AMU</w:t>
            </w:r>
          </w:p>
        </w:tc>
      </w:tr>
    </w:tbl>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Tabela Medicamentos</w:t>
      </w:r>
    </w:p>
    <w:p w:rsidR="00000000" w:rsidDel="00000000" w:rsidP="00000000" w:rsidRDefault="00000000" w:rsidRPr="00000000" w14:paraId="000001DD">
      <w:pPr>
        <w:rPr/>
      </w:pPr>
      <w:r w:rsidDel="00000000" w:rsidR="00000000" w:rsidRPr="00000000">
        <w:rPr>
          <w:b w:val="1"/>
          <w:rtl w:val="0"/>
        </w:rPr>
        <w:t xml:space="preserve">Objetivo: </w:t>
      </w:r>
      <w:r w:rsidDel="00000000" w:rsidR="00000000" w:rsidRPr="00000000">
        <w:rPr>
          <w:rtl w:val="0"/>
        </w:rPr>
        <w:t xml:space="preserve">Registrar os medicamentos com dados capturados da Anvisa</w:t>
      </w:r>
    </w:p>
    <w:p w:rsidR="00000000" w:rsidDel="00000000" w:rsidP="00000000" w:rsidRDefault="00000000" w:rsidRPr="00000000" w14:paraId="000001DE">
      <w:pPr>
        <w:rPr>
          <w:b w:val="1"/>
        </w:rPr>
      </w:pPr>
      <w:r w:rsidDel="00000000" w:rsidR="00000000" w:rsidRPr="00000000">
        <w:rPr>
          <w:b w:val="1"/>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1DF">
            <w:pPr>
              <w:rPr>
                <w:b w:val="1"/>
              </w:rPr>
            </w:pPr>
            <w:r w:rsidDel="00000000" w:rsidR="00000000" w:rsidRPr="00000000">
              <w:rPr>
                <w:b w:val="1"/>
                <w:rtl w:val="0"/>
              </w:rPr>
              <w:t xml:space="preserve">Campo</w:t>
            </w:r>
          </w:p>
        </w:tc>
        <w:tc>
          <w:tcPr/>
          <w:p w:rsidR="00000000" w:rsidDel="00000000" w:rsidP="00000000" w:rsidRDefault="00000000" w:rsidRPr="00000000" w14:paraId="000001E0">
            <w:pPr>
              <w:rPr>
                <w:b w:val="1"/>
              </w:rPr>
            </w:pPr>
            <w:r w:rsidDel="00000000" w:rsidR="00000000" w:rsidRPr="00000000">
              <w:rPr>
                <w:b w:val="1"/>
                <w:rtl w:val="0"/>
              </w:rPr>
              <w:t xml:space="preserve">Descrição</w:t>
            </w:r>
          </w:p>
        </w:tc>
        <w:tc>
          <w:tcPr/>
          <w:p w:rsidR="00000000" w:rsidDel="00000000" w:rsidP="00000000" w:rsidRDefault="00000000" w:rsidRPr="00000000" w14:paraId="000001E1">
            <w:pPr>
              <w:rPr/>
            </w:pPr>
            <w:r w:rsidDel="00000000" w:rsidR="00000000" w:rsidRPr="00000000">
              <w:rPr>
                <w:rtl w:val="0"/>
              </w:rPr>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t xml:space="preserve">Código Automático</w:t>
            </w:r>
          </w:p>
        </w:tc>
        <w:tc>
          <w:tcPr/>
          <w:p w:rsidR="00000000" w:rsidDel="00000000" w:rsidP="00000000" w:rsidRDefault="00000000" w:rsidRPr="00000000" w14:paraId="000001E4">
            <w:pPr>
              <w:rPr/>
            </w:pPr>
            <w:r w:rsidDel="00000000" w:rsidR="00000000" w:rsidRPr="00000000">
              <w:rPr>
                <w:rtl w:val="0"/>
              </w:rPr>
            </w:r>
          </w:p>
        </w:tc>
      </w:tr>
      <w:tr>
        <w:trPr>
          <w:cantSplit w:val="0"/>
          <w:tblHeader w:val="0"/>
        </w:trPr>
        <w:tc>
          <w:tcPr/>
          <w:p w:rsidR="00000000" w:rsidDel="00000000" w:rsidP="00000000" w:rsidRDefault="00000000" w:rsidRPr="00000000" w14:paraId="000001E5">
            <w:pPr>
              <w:rPr/>
            </w:pPr>
            <w:r w:rsidDel="00000000" w:rsidR="00000000" w:rsidRPr="00000000">
              <w:rPr>
                <w:rtl w:val="0"/>
              </w:rPr>
              <w:t xml:space="preserve">idUsuario</w:t>
            </w:r>
          </w:p>
        </w:tc>
        <w:tc>
          <w:tcPr/>
          <w:p w:rsidR="00000000" w:rsidDel="00000000" w:rsidP="00000000" w:rsidRDefault="00000000" w:rsidRPr="00000000" w14:paraId="000001E6">
            <w:pPr>
              <w:rPr/>
            </w:pPr>
            <w:r w:rsidDel="00000000" w:rsidR="00000000" w:rsidRPr="00000000">
              <w:rPr>
                <w:rtl w:val="0"/>
              </w:rPr>
              <w:t xml:space="preserve">Código do Usuário</w:t>
            </w:r>
          </w:p>
        </w:tc>
        <w:tc>
          <w:tcPr/>
          <w:p w:rsidR="00000000" w:rsidDel="00000000" w:rsidP="00000000" w:rsidRDefault="00000000" w:rsidRPr="00000000" w14:paraId="000001E7">
            <w:pPr>
              <w:rPr/>
            </w:pPr>
            <w:r w:rsidDel="00000000" w:rsidR="00000000" w:rsidRPr="00000000">
              <w:rPr>
                <w:rtl w:val="0"/>
              </w:rPr>
            </w:r>
          </w:p>
        </w:tc>
      </w:tr>
      <w:tr>
        <w:trPr>
          <w:cantSplit w:val="0"/>
          <w:tblHeader w:val="0"/>
        </w:trPr>
        <w:tc>
          <w:tcPr/>
          <w:p w:rsidR="00000000" w:rsidDel="00000000" w:rsidP="00000000" w:rsidRDefault="00000000" w:rsidRPr="00000000" w14:paraId="000001E8">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t xml:space="preserve">Nome Comercial do Medicamento</w:t>
            </w:r>
          </w:p>
        </w:tc>
        <w:tc>
          <w:tcPr/>
          <w:p w:rsidR="00000000" w:rsidDel="00000000" w:rsidP="00000000" w:rsidRDefault="00000000" w:rsidRPr="00000000" w14:paraId="000001EA">
            <w:pPr>
              <w:rPr/>
            </w:pPr>
            <w:r w:rsidDel="00000000" w:rsidR="00000000" w:rsidRPr="00000000">
              <w:rPr>
                <w:rtl w:val="0"/>
              </w:rPr>
            </w:r>
          </w:p>
        </w:tc>
      </w:tr>
      <w:tr>
        <w:trPr>
          <w:cantSplit w:val="0"/>
          <w:tblHeader w:val="0"/>
        </w:trPr>
        <w:tc>
          <w:tcPr/>
          <w:p w:rsidR="00000000" w:rsidDel="00000000" w:rsidP="00000000" w:rsidRDefault="00000000" w:rsidRPr="00000000" w14:paraId="000001EB">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t xml:space="preserve">Apelido do Medicamento</w:t>
            </w:r>
          </w:p>
        </w:tc>
        <w:tc>
          <w:tcPr/>
          <w:p w:rsidR="00000000" w:rsidDel="00000000" w:rsidP="00000000" w:rsidRDefault="00000000" w:rsidRPr="00000000" w14:paraId="000001ED">
            <w:pPr>
              <w:rPr/>
            </w:pPr>
            <w:r w:rsidDel="00000000" w:rsidR="00000000" w:rsidRPr="00000000">
              <w:rPr>
                <w:rtl w:val="0"/>
              </w:rPr>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1EF">
            <w:pPr>
              <w:rPr/>
            </w:pPr>
            <w:r w:rsidDel="00000000" w:rsidR="00000000" w:rsidRPr="00000000">
              <w:rPr>
                <w:rtl w:val="0"/>
              </w:rPr>
              <w:t xml:space="preserve">Quantidade do Medicamento na Embalagem</w:t>
            </w:r>
          </w:p>
        </w:tc>
        <w:tc>
          <w:tcPr/>
          <w:p w:rsidR="00000000" w:rsidDel="00000000" w:rsidP="00000000" w:rsidRDefault="00000000" w:rsidRPr="00000000" w14:paraId="000001F0">
            <w:pPr>
              <w:rPr/>
            </w:pPr>
            <w:r w:rsidDel="00000000" w:rsidR="00000000" w:rsidRPr="00000000">
              <w:rPr>
                <w:rtl w:val="0"/>
              </w:rPr>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Cor</w:t>
            </w:r>
          </w:p>
        </w:tc>
        <w:tc>
          <w:tcPr/>
          <w:p w:rsidR="00000000" w:rsidDel="00000000" w:rsidP="00000000" w:rsidRDefault="00000000" w:rsidRPr="00000000" w14:paraId="000001F2">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1F3">
            <w:pPr>
              <w:rPr/>
            </w:pPr>
            <w:r w:rsidDel="00000000" w:rsidR="00000000" w:rsidRPr="00000000">
              <w:rPr>
                <w:rtl w:val="0"/>
              </w:rPr>
            </w:r>
          </w:p>
        </w:tc>
      </w:tr>
      <w:tr>
        <w:trPr>
          <w:cantSplit w:val="0"/>
          <w:tblHeader w:val="0"/>
        </w:trPr>
        <w:tc>
          <w:tcPr/>
          <w:p w:rsidR="00000000" w:rsidDel="00000000" w:rsidP="00000000" w:rsidRDefault="00000000" w:rsidRPr="00000000" w14:paraId="000001F4">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1F5">
            <w:pPr>
              <w:rPr/>
            </w:pPr>
            <w:r w:rsidDel="00000000" w:rsidR="00000000" w:rsidRPr="00000000">
              <w:rPr>
                <w:rtl w:val="0"/>
              </w:rPr>
              <w:t xml:space="preserve">Composição do Medicamento</w:t>
            </w:r>
          </w:p>
        </w:tc>
        <w:tc>
          <w:tcPr/>
          <w:p w:rsidR="00000000" w:rsidDel="00000000" w:rsidP="00000000" w:rsidRDefault="00000000" w:rsidRPr="00000000" w14:paraId="000001F6">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1F7">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t xml:space="preserve">Data do Produto Anvisa</w:t>
            </w:r>
          </w:p>
        </w:tc>
        <w:tc>
          <w:tcPr/>
          <w:p w:rsidR="00000000" w:rsidDel="00000000" w:rsidP="00000000" w:rsidRDefault="00000000" w:rsidRPr="00000000" w14:paraId="000001F9">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1FA">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1FB">
            <w:pPr>
              <w:rPr/>
            </w:pPr>
            <w:r w:rsidDel="00000000" w:rsidR="00000000" w:rsidRPr="00000000">
              <w:rPr>
                <w:rtl w:val="0"/>
              </w:rPr>
              <w:t xml:space="preserve">Chave Identificadora da Bula na Anvisa</w:t>
            </w:r>
          </w:p>
        </w:tc>
        <w:tc>
          <w:tcPr/>
          <w:p w:rsidR="00000000" w:rsidDel="00000000" w:rsidP="00000000" w:rsidRDefault="00000000" w:rsidRPr="00000000" w14:paraId="000001FC">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1FD">
            <w:pPr>
              <w:rPr/>
            </w:pPr>
            <w:r w:rsidDel="00000000" w:rsidR="00000000" w:rsidRPr="00000000">
              <w:rPr>
                <w:rtl w:val="0"/>
              </w:rPr>
              <w:t xml:space="preserve">fabricante</w:t>
            </w:r>
          </w:p>
        </w:tc>
        <w:tc>
          <w:tcPr/>
          <w:p w:rsidR="00000000" w:rsidDel="00000000" w:rsidP="00000000" w:rsidRDefault="00000000" w:rsidRPr="00000000" w14:paraId="000001FE">
            <w:pPr>
              <w:rPr/>
            </w:pPr>
            <w:r w:rsidDel="00000000" w:rsidR="00000000" w:rsidRPr="00000000">
              <w:rPr>
                <w:rtl w:val="0"/>
              </w:rPr>
              <w:t xml:space="preserve">Nome do Fabricante da Bula da Anvisa.</w:t>
            </w:r>
          </w:p>
        </w:tc>
        <w:tc>
          <w:tcPr/>
          <w:p w:rsidR="00000000" w:rsidDel="00000000" w:rsidP="00000000" w:rsidRDefault="00000000" w:rsidRPr="00000000" w14:paraId="000001FF">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0">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201">
            <w:pPr>
              <w:rPr/>
            </w:pPr>
            <w:r w:rsidDel="00000000" w:rsidR="00000000" w:rsidRPr="00000000">
              <w:rPr>
                <w:rtl w:val="0"/>
              </w:rPr>
              <w:t xml:space="preserve">Forma da Apresentação do Remédio</w:t>
            </w:r>
          </w:p>
        </w:tc>
        <w:tc>
          <w:tcPr/>
          <w:p w:rsidR="00000000" w:rsidDel="00000000" w:rsidP="00000000" w:rsidRDefault="00000000" w:rsidRPr="00000000" w14:paraId="00000202">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3">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204">
            <w:pPr>
              <w:rPr/>
            </w:pPr>
            <w:r w:rsidDel="00000000" w:rsidR="00000000" w:rsidRPr="00000000">
              <w:rPr>
                <w:rtl w:val="0"/>
              </w:rPr>
              <w:t xml:space="preserve">Princípio Ativo</w:t>
            </w:r>
          </w:p>
        </w:tc>
        <w:tc>
          <w:tcPr/>
          <w:p w:rsidR="00000000" w:rsidDel="00000000" w:rsidP="00000000" w:rsidRDefault="00000000" w:rsidRPr="00000000" w14:paraId="00000205">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6">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207">
            <w:pPr>
              <w:rPr/>
            </w:pPr>
            <w:r w:rsidDel="00000000" w:rsidR="00000000" w:rsidRPr="00000000">
              <w:rPr>
                <w:rtl w:val="0"/>
              </w:rPr>
              <w:t xml:space="preserve">Público Alvo</w:t>
            </w:r>
          </w:p>
        </w:tc>
        <w:tc>
          <w:tcPr/>
          <w:p w:rsidR="00000000" w:rsidDel="00000000" w:rsidP="00000000" w:rsidRDefault="00000000" w:rsidRPr="00000000" w14:paraId="00000208">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t xml:space="preserve">Como funciona o medicamento</w:t>
            </w:r>
          </w:p>
        </w:tc>
        <w:tc>
          <w:tcPr/>
          <w:p w:rsidR="00000000" w:rsidDel="00000000" w:rsidP="00000000" w:rsidRDefault="00000000" w:rsidRPr="00000000" w14:paraId="0000020B">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textoComoUsar</w:t>
            </w:r>
          </w:p>
        </w:tc>
        <w:tc>
          <w:tcPr/>
          <w:p w:rsidR="00000000" w:rsidDel="00000000" w:rsidP="00000000" w:rsidRDefault="00000000" w:rsidRPr="00000000" w14:paraId="0000020D">
            <w:pPr>
              <w:rPr/>
            </w:pPr>
            <w:r w:rsidDel="00000000" w:rsidR="00000000" w:rsidRPr="00000000">
              <w:rPr>
                <w:rtl w:val="0"/>
              </w:rPr>
              <w:t xml:space="preserve">Como usar o medicamento</w:t>
            </w:r>
          </w:p>
        </w:tc>
        <w:tc>
          <w:tcPr/>
          <w:p w:rsidR="00000000" w:rsidDel="00000000" w:rsidP="00000000" w:rsidRDefault="00000000" w:rsidRPr="00000000" w14:paraId="0000020E">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0F">
            <w:pPr>
              <w:rPr/>
            </w:pPr>
            <w:r w:rsidDel="00000000" w:rsidR="00000000" w:rsidRPr="00000000">
              <w:rPr>
                <w:rtl w:val="0"/>
              </w:rPr>
              <w:t xml:space="preserve">textoParaQueIndicado</w:t>
            </w:r>
          </w:p>
        </w:tc>
        <w:tc>
          <w:tcPr/>
          <w:p w:rsidR="00000000" w:rsidDel="00000000" w:rsidP="00000000" w:rsidRDefault="00000000" w:rsidRPr="00000000" w14:paraId="00000210">
            <w:pPr>
              <w:rPr/>
            </w:pPr>
            <w:r w:rsidDel="00000000" w:rsidR="00000000" w:rsidRPr="00000000">
              <w:rPr>
                <w:rtl w:val="0"/>
              </w:rPr>
              <w:t xml:space="preserve">Para que o medicamento é indicado</w:t>
            </w:r>
          </w:p>
        </w:tc>
        <w:tc>
          <w:tcPr/>
          <w:p w:rsidR="00000000" w:rsidDel="00000000" w:rsidP="00000000" w:rsidRDefault="00000000" w:rsidRPr="00000000" w14:paraId="00000211">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textoSeEsquecerQueFazer</w:t>
            </w:r>
          </w:p>
        </w:tc>
        <w:tc>
          <w:tcPr/>
          <w:p w:rsidR="00000000" w:rsidDel="00000000" w:rsidP="00000000" w:rsidRDefault="00000000" w:rsidRPr="00000000" w14:paraId="00000213">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214">
            <w:pPr>
              <w:rPr/>
            </w:pPr>
            <w:r w:rsidDel="00000000" w:rsidR="00000000" w:rsidRPr="00000000">
              <w:rPr>
                <w:rtl w:val="0"/>
              </w:rPr>
              <w:t xml:space="preserve">Importado da Bula.</w:t>
            </w:r>
          </w:p>
        </w:tc>
      </w:tr>
    </w:tbl>
    <w:p w:rsidR="00000000" w:rsidDel="00000000" w:rsidP="00000000" w:rsidRDefault="00000000" w:rsidRPr="00000000" w14:paraId="00000215">
      <w:pPr>
        <w:rPr>
          <w:b w:val="1"/>
          <w:sz w:val="32"/>
          <w:szCs w:val="32"/>
        </w:rPr>
      </w:pPr>
      <w:r w:rsidDel="00000000" w:rsidR="00000000" w:rsidRPr="00000000">
        <w:rPr>
          <w:rtl w:val="0"/>
        </w:rPr>
      </w:r>
    </w:p>
    <w:p w:rsidR="00000000" w:rsidDel="00000000" w:rsidP="00000000" w:rsidRDefault="00000000" w:rsidRPr="00000000" w14:paraId="00000216">
      <w:pPr>
        <w:rPr>
          <w:b w:val="1"/>
          <w:sz w:val="32"/>
          <w:szCs w:val="32"/>
        </w:rPr>
      </w:pPr>
      <w:r w:rsidDel="00000000" w:rsidR="00000000" w:rsidRPr="00000000">
        <w:rPr>
          <w:rtl w:val="0"/>
        </w:rPr>
      </w:r>
    </w:p>
    <w:p w:rsidR="00000000" w:rsidDel="00000000" w:rsidP="00000000" w:rsidRDefault="00000000" w:rsidRPr="00000000" w14:paraId="00000217">
      <w:pPr>
        <w:rPr>
          <w:b w:val="1"/>
          <w:sz w:val="32"/>
          <w:szCs w:val="32"/>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Tabela de Estoque</w:t>
      </w:r>
    </w:p>
    <w:p w:rsidR="00000000" w:rsidDel="00000000" w:rsidP="00000000" w:rsidRDefault="00000000" w:rsidRPr="00000000" w14:paraId="00000219">
      <w:pPr>
        <w:rPr/>
      </w:pPr>
      <w:r w:rsidDel="00000000" w:rsidR="00000000" w:rsidRPr="00000000">
        <w:rPr>
          <w:b w:val="1"/>
          <w:rtl w:val="0"/>
        </w:rPr>
        <w:t xml:space="preserve">Objetivo</w:t>
      </w:r>
      <w:r w:rsidDel="00000000" w:rsidR="00000000" w:rsidRPr="00000000">
        <w:rPr>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21A">
      <w:pPr>
        <w:rPr>
          <w:b w:val="1"/>
        </w:rPr>
      </w:pPr>
      <w:r w:rsidDel="00000000" w:rsidR="00000000" w:rsidRPr="00000000">
        <w:rPr>
          <w:b w:val="1"/>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1B">
            <w:pPr>
              <w:rPr>
                <w:b w:val="1"/>
              </w:rPr>
            </w:pPr>
            <w:r w:rsidDel="00000000" w:rsidR="00000000" w:rsidRPr="00000000">
              <w:rPr>
                <w:b w:val="1"/>
                <w:rtl w:val="0"/>
              </w:rPr>
              <w:t xml:space="preserve">Campo</w:t>
            </w:r>
          </w:p>
        </w:tc>
        <w:tc>
          <w:tcPr/>
          <w:p w:rsidR="00000000" w:rsidDel="00000000" w:rsidP="00000000" w:rsidRDefault="00000000" w:rsidRPr="00000000" w14:paraId="0000021C">
            <w:pPr>
              <w:rPr>
                <w:b w:val="1"/>
              </w:rPr>
            </w:pPr>
            <w:r w:rsidDel="00000000" w:rsidR="00000000" w:rsidRPr="00000000">
              <w:rPr>
                <w:b w:val="1"/>
                <w:rtl w:val="0"/>
              </w:rPr>
              <w:t xml:space="preserve">Descrição</w:t>
            </w:r>
          </w:p>
        </w:tc>
        <w:tc>
          <w:tcPr/>
          <w:p w:rsidR="00000000" w:rsidDel="00000000" w:rsidP="00000000" w:rsidRDefault="00000000" w:rsidRPr="00000000" w14:paraId="0000021D">
            <w:pPr>
              <w:rPr/>
            </w:pPr>
            <w:r w:rsidDel="00000000" w:rsidR="00000000" w:rsidRPr="00000000">
              <w:rPr>
                <w:rtl w:val="0"/>
              </w:rPr>
            </w:r>
          </w:p>
        </w:tc>
      </w:tr>
      <w:tr>
        <w:trPr>
          <w:cantSplit w:val="0"/>
          <w:tblHeader w:val="0"/>
        </w:trPr>
        <w:tc>
          <w:tcPr/>
          <w:p w:rsidR="00000000" w:rsidDel="00000000" w:rsidP="00000000" w:rsidRDefault="00000000" w:rsidRPr="00000000" w14:paraId="0000021E">
            <w:pPr>
              <w:rPr/>
            </w:pPr>
            <w:r w:rsidDel="00000000" w:rsidR="00000000" w:rsidRPr="00000000">
              <w:rPr>
                <w:rtl w:val="0"/>
              </w:rPr>
              <w:t xml:space="preserve">idEstoque</w:t>
            </w:r>
          </w:p>
        </w:tc>
        <w:tc>
          <w:tcPr/>
          <w:p w:rsidR="00000000" w:rsidDel="00000000" w:rsidP="00000000" w:rsidRDefault="00000000" w:rsidRPr="00000000" w14:paraId="0000021F">
            <w:pPr>
              <w:rPr/>
            </w:pPr>
            <w:r w:rsidDel="00000000" w:rsidR="00000000" w:rsidRPr="00000000">
              <w:rPr>
                <w:rtl w:val="0"/>
              </w:rPr>
              <w:t xml:space="preserve">Código Automático</w:t>
            </w:r>
          </w:p>
        </w:tc>
        <w:tc>
          <w:tcPr/>
          <w:p w:rsidR="00000000" w:rsidDel="00000000" w:rsidP="00000000" w:rsidRDefault="00000000" w:rsidRPr="00000000" w14:paraId="00000220">
            <w:pPr>
              <w:rPr/>
            </w:pPr>
            <w:r w:rsidDel="00000000" w:rsidR="00000000" w:rsidRPr="00000000">
              <w:rPr>
                <w:rtl w:val="0"/>
              </w:rPr>
            </w:r>
          </w:p>
        </w:tc>
      </w:tr>
      <w:tr>
        <w:trPr>
          <w:cantSplit w:val="0"/>
          <w:tblHeader w:val="0"/>
        </w:trPr>
        <w:tc>
          <w:tcPr/>
          <w:p w:rsidR="00000000" w:rsidDel="00000000" w:rsidP="00000000" w:rsidRDefault="00000000" w:rsidRPr="00000000" w14:paraId="00000221">
            <w:pPr>
              <w:rPr/>
            </w:pPr>
            <w:r w:rsidDel="00000000" w:rsidR="00000000" w:rsidRPr="00000000">
              <w:rPr>
                <w:rtl w:val="0"/>
              </w:rPr>
              <w:t xml:space="preserve">dataHora</w:t>
            </w:r>
          </w:p>
        </w:tc>
        <w:tc>
          <w:tcPr/>
          <w:p w:rsidR="00000000" w:rsidDel="00000000" w:rsidP="00000000" w:rsidRDefault="00000000" w:rsidRPr="00000000" w14:paraId="00000222">
            <w:pPr>
              <w:rPr/>
            </w:pPr>
            <w:r w:rsidDel="00000000" w:rsidR="00000000" w:rsidRPr="00000000">
              <w:rPr>
                <w:rtl w:val="0"/>
              </w:rPr>
              <w:t xml:space="preserve">Data e Hora do Registro</w:t>
            </w:r>
          </w:p>
        </w:tc>
        <w:tc>
          <w:tcPr/>
          <w:p w:rsidR="00000000" w:rsidDel="00000000" w:rsidP="00000000" w:rsidRDefault="00000000" w:rsidRPr="00000000" w14:paraId="00000223">
            <w:pPr>
              <w:rPr/>
            </w:pPr>
            <w:r w:rsidDel="00000000" w:rsidR="00000000" w:rsidRPr="00000000">
              <w:rPr>
                <w:rtl w:val="0"/>
              </w:rPr>
            </w:r>
          </w:p>
        </w:tc>
      </w:tr>
      <w:tr>
        <w:trPr>
          <w:cantSplit w:val="0"/>
          <w:tblHeader w:val="0"/>
        </w:trPr>
        <w:tc>
          <w:tcPr/>
          <w:p w:rsidR="00000000" w:rsidDel="00000000" w:rsidP="00000000" w:rsidRDefault="00000000" w:rsidRPr="00000000" w14:paraId="00000224">
            <w:pPr>
              <w:rPr/>
            </w:pPr>
            <w:r w:rsidDel="00000000" w:rsidR="00000000" w:rsidRPr="00000000">
              <w:rPr>
                <w:rtl w:val="0"/>
              </w:rPr>
              <w:t xml:space="preserve">Entrada</w:t>
            </w:r>
          </w:p>
        </w:tc>
        <w:tc>
          <w:tcPr/>
          <w:p w:rsidR="00000000" w:rsidDel="00000000" w:rsidP="00000000" w:rsidRDefault="00000000" w:rsidRPr="00000000" w14:paraId="00000225">
            <w:pPr>
              <w:rPr/>
            </w:pPr>
            <w:r w:rsidDel="00000000" w:rsidR="00000000" w:rsidRPr="00000000">
              <w:rPr>
                <w:rtl w:val="0"/>
              </w:rPr>
              <w:t xml:space="preserve">Quantidade de Entrada no Estoque.</w:t>
            </w:r>
          </w:p>
        </w:tc>
        <w:tc>
          <w:tcPr/>
          <w:p w:rsidR="00000000" w:rsidDel="00000000" w:rsidP="00000000" w:rsidRDefault="00000000" w:rsidRPr="00000000" w14:paraId="00000226">
            <w:pPr>
              <w:rPr/>
            </w:pPr>
            <w:r w:rsidDel="00000000" w:rsidR="00000000" w:rsidRPr="00000000">
              <w:rPr>
                <w:rtl w:val="0"/>
              </w:rPr>
            </w:r>
          </w:p>
        </w:tc>
      </w:tr>
      <w:tr>
        <w:trPr>
          <w:cantSplit w:val="0"/>
          <w:tblHeader w:val="0"/>
        </w:trPr>
        <w:tc>
          <w:tcPr/>
          <w:p w:rsidR="00000000" w:rsidDel="00000000" w:rsidP="00000000" w:rsidRDefault="00000000" w:rsidRPr="00000000" w14:paraId="00000227">
            <w:pPr>
              <w:rPr/>
            </w:pPr>
            <w:r w:rsidDel="00000000" w:rsidR="00000000" w:rsidRPr="00000000">
              <w:rPr>
                <w:rtl w:val="0"/>
              </w:rPr>
              <w:t xml:space="preserve">Saída</w:t>
            </w:r>
          </w:p>
        </w:tc>
        <w:tc>
          <w:tcPr/>
          <w:p w:rsidR="00000000" w:rsidDel="00000000" w:rsidP="00000000" w:rsidRDefault="00000000" w:rsidRPr="00000000" w14:paraId="00000228">
            <w:pPr>
              <w:rPr/>
            </w:pPr>
            <w:r w:rsidDel="00000000" w:rsidR="00000000" w:rsidRPr="00000000">
              <w:rPr>
                <w:rtl w:val="0"/>
              </w:rPr>
              <w:t xml:space="preserve">Quantidade de Saída do Estoque.</w:t>
            </w:r>
          </w:p>
        </w:tc>
        <w:tc>
          <w:tcPr/>
          <w:p w:rsidR="00000000" w:rsidDel="00000000" w:rsidP="00000000" w:rsidRDefault="00000000" w:rsidRPr="00000000" w14:paraId="00000229">
            <w:pPr>
              <w:rPr/>
            </w:pPr>
            <w:r w:rsidDel="00000000" w:rsidR="00000000" w:rsidRPr="00000000">
              <w:rPr>
                <w:rtl w:val="0"/>
              </w:rPr>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Saldo</w:t>
            </w:r>
          </w:p>
        </w:tc>
        <w:tc>
          <w:tcPr/>
          <w:p w:rsidR="00000000" w:rsidDel="00000000" w:rsidP="00000000" w:rsidRDefault="00000000" w:rsidRPr="00000000" w14:paraId="0000022B">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22C">
            <w:pPr>
              <w:rPr/>
            </w:pPr>
            <w:r w:rsidDel="00000000" w:rsidR="00000000" w:rsidRPr="00000000">
              <w:rPr>
                <w:rtl w:val="0"/>
              </w:rPr>
            </w:r>
          </w:p>
        </w:tc>
      </w:tr>
    </w:tbl>
    <w:p w:rsidR="00000000" w:rsidDel="00000000" w:rsidP="00000000" w:rsidRDefault="00000000" w:rsidRPr="00000000" w14:paraId="0000022D">
      <w:pPr>
        <w:rPr>
          <w:b w:val="1"/>
          <w:sz w:val="32"/>
          <w:szCs w:val="32"/>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Tabela de Alarmes</w:t>
      </w:r>
    </w:p>
    <w:p w:rsidR="00000000" w:rsidDel="00000000" w:rsidP="00000000" w:rsidRDefault="00000000" w:rsidRPr="00000000" w14:paraId="0000022F">
      <w:pPr>
        <w:rPr/>
      </w:pPr>
      <w:r w:rsidDel="00000000" w:rsidR="00000000" w:rsidRPr="00000000">
        <w:rPr>
          <w:b w:val="1"/>
          <w:rtl w:val="0"/>
        </w:rPr>
        <w:t xml:space="preserve">Objetivo</w:t>
      </w:r>
      <w:r w:rsidDel="00000000" w:rsidR="00000000" w:rsidRPr="00000000">
        <w:rPr>
          <w:rtl w:val="0"/>
        </w:rPr>
        <w:t xml:space="preserve">: Registrar os alarmes produzidos com base no horário e utilizações.</w:t>
      </w:r>
    </w:p>
    <w:p w:rsidR="00000000" w:rsidDel="00000000" w:rsidP="00000000" w:rsidRDefault="00000000" w:rsidRPr="00000000" w14:paraId="00000230">
      <w:pPr>
        <w:rPr>
          <w:b w:val="1"/>
        </w:rPr>
      </w:pPr>
      <w:r w:rsidDel="00000000" w:rsidR="00000000" w:rsidRPr="00000000">
        <w:rPr>
          <w:b w:val="1"/>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31">
            <w:pPr>
              <w:rPr>
                <w:b w:val="1"/>
              </w:rPr>
            </w:pPr>
            <w:r w:rsidDel="00000000" w:rsidR="00000000" w:rsidRPr="00000000">
              <w:rPr>
                <w:b w:val="1"/>
                <w:rtl w:val="0"/>
              </w:rPr>
              <w:t xml:space="preserve">Campo</w:t>
            </w:r>
          </w:p>
        </w:tc>
        <w:tc>
          <w:tcPr/>
          <w:p w:rsidR="00000000" w:rsidDel="00000000" w:rsidP="00000000" w:rsidRDefault="00000000" w:rsidRPr="00000000" w14:paraId="00000232">
            <w:pPr>
              <w:rPr>
                <w:b w:val="1"/>
              </w:rPr>
            </w:pPr>
            <w:r w:rsidDel="00000000" w:rsidR="00000000" w:rsidRPr="00000000">
              <w:rPr>
                <w:b w:val="1"/>
                <w:rtl w:val="0"/>
              </w:rPr>
              <w:t xml:space="preserve">Descrição</w:t>
            </w:r>
          </w:p>
        </w:tc>
        <w:tc>
          <w:tcPr/>
          <w:p w:rsidR="00000000" w:rsidDel="00000000" w:rsidP="00000000" w:rsidRDefault="00000000" w:rsidRPr="00000000" w14:paraId="00000233">
            <w:pPr>
              <w:rPr/>
            </w:pPr>
            <w:r w:rsidDel="00000000" w:rsidR="00000000" w:rsidRPr="00000000">
              <w:rPr>
                <w:rtl w:val="0"/>
              </w:rPr>
            </w:r>
          </w:p>
        </w:tc>
      </w:tr>
      <w:tr>
        <w:trPr>
          <w:cantSplit w:val="0"/>
          <w:tblHeader w:val="0"/>
        </w:trPr>
        <w:tc>
          <w:tcPr/>
          <w:p w:rsidR="00000000" w:rsidDel="00000000" w:rsidP="00000000" w:rsidRDefault="00000000" w:rsidRPr="00000000" w14:paraId="00000234">
            <w:pPr>
              <w:rPr/>
            </w:pPr>
            <w:r w:rsidDel="00000000" w:rsidR="00000000" w:rsidRPr="00000000">
              <w:rPr>
                <w:rtl w:val="0"/>
              </w:rPr>
              <w:t xml:space="preserve">idAlarme</w:t>
            </w:r>
          </w:p>
        </w:tc>
        <w:tc>
          <w:tcPr/>
          <w:p w:rsidR="00000000" w:rsidDel="00000000" w:rsidP="00000000" w:rsidRDefault="00000000" w:rsidRPr="00000000" w14:paraId="00000235">
            <w:pPr>
              <w:rPr/>
            </w:pPr>
            <w:r w:rsidDel="00000000" w:rsidR="00000000" w:rsidRPr="00000000">
              <w:rPr>
                <w:rtl w:val="0"/>
              </w:rPr>
              <w:t xml:space="preserve">Código Automático</w:t>
            </w:r>
          </w:p>
        </w:tc>
        <w:tc>
          <w:tcPr/>
          <w:p w:rsidR="00000000" w:rsidDel="00000000" w:rsidP="00000000" w:rsidRDefault="00000000" w:rsidRPr="00000000" w14:paraId="00000236">
            <w:pPr>
              <w:rPr/>
            </w:pPr>
            <w:r w:rsidDel="00000000" w:rsidR="00000000" w:rsidRPr="00000000">
              <w:rPr>
                <w:rtl w:val="0"/>
              </w:rPr>
            </w:r>
          </w:p>
        </w:tc>
      </w:tr>
      <w:tr>
        <w:trPr>
          <w:cantSplit w:val="0"/>
          <w:tblHeader w:val="0"/>
        </w:trPr>
        <w:tc>
          <w:tcPr/>
          <w:p w:rsidR="00000000" w:rsidDel="00000000" w:rsidP="00000000" w:rsidRDefault="00000000" w:rsidRPr="00000000" w14:paraId="00000237">
            <w:pPr>
              <w:rPr/>
            </w:pPr>
            <w:r w:rsidDel="00000000" w:rsidR="00000000" w:rsidRPr="00000000">
              <w:rPr>
                <w:rtl w:val="0"/>
              </w:rPr>
              <w:t xml:space="preserve">tipoAlarme</w:t>
            </w:r>
          </w:p>
        </w:tc>
        <w:tc>
          <w:tcPr/>
          <w:p w:rsidR="00000000" w:rsidDel="00000000" w:rsidP="00000000" w:rsidRDefault="00000000" w:rsidRPr="00000000" w14:paraId="00000238">
            <w:pPr>
              <w:rPr/>
            </w:pPr>
            <w:r w:rsidDel="00000000" w:rsidR="00000000" w:rsidRPr="00000000">
              <w:rPr>
                <w:rtl w:val="0"/>
              </w:rPr>
              <w:t xml:space="preserve">Tipo de Alarme</w:t>
            </w:r>
          </w:p>
        </w:tc>
        <w:tc>
          <w:tcPr/>
          <w:p w:rsidR="00000000" w:rsidDel="00000000" w:rsidP="00000000" w:rsidRDefault="00000000" w:rsidRPr="00000000" w14:paraId="00000239">
            <w:pPr>
              <w:rPr/>
            </w:pPr>
            <w:r w:rsidDel="00000000" w:rsidR="00000000" w:rsidRPr="00000000">
              <w:rPr>
                <w:rtl w:val="0"/>
              </w:rPr>
            </w:r>
          </w:p>
        </w:tc>
      </w:tr>
      <w:tr>
        <w:trPr>
          <w:cantSplit w:val="0"/>
          <w:tblHeader w:val="0"/>
        </w:trPr>
        <w:tc>
          <w:tcPr/>
          <w:p w:rsidR="00000000" w:rsidDel="00000000" w:rsidP="00000000" w:rsidRDefault="00000000" w:rsidRPr="00000000" w14:paraId="0000023A">
            <w:pPr>
              <w:rPr/>
            </w:pPr>
            <w:r w:rsidDel="00000000" w:rsidR="00000000" w:rsidRPr="00000000">
              <w:rPr>
                <w:rtl w:val="0"/>
              </w:rPr>
              <w:t xml:space="preserve">dataHora</w:t>
            </w:r>
          </w:p>
        </w:tc>
        <w:tc>
          <w:tcPr/>
          <w:p w:rsidR="00000000" w:rsidDel="00000000" w:rsidP="00000000" w:rsidRDefault="00000000" w:rsidRPr="00000000" w14:paraId="0000023B">
            <w:pPr>
              <w:rPr/>
            </w:pPr>
            <w:r w:rsidDel="00000000" w:rsidR="00000000" w:rsidRPr="00000000">
              <w:rPr>
                <w:rtl w:val="0"/>
              </w:rPr>
              <w:t xml:space="preserve">Data e Hora do Alarme</w:t>
            </w:r>
          </w:p>
        </w:tc>
        <w:tc>
          <w:tcPr/>
          <w:p w:rsidR="00000000" w:rsidDel="00000000" w:rsidP="00000000" w:rsidRDefault="00000000" w:rsidRPr="00000000" w14:paraId="0000023C">
            <w:pPr>
              <w:rPr/>
            </w:pPr>
            <w:r w:rsidDel="00000000" w:rsidR="00000000" w:rsidRPr="00000000">
              <w:rPr>
                <w:rtl w:val="0"/>
              </w:rPr>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Titulo</w:t>
            </w:r>
          </w:p>
        </w:tc>
        <w:tc>
          <w:tcPr/>
          <w:p w:rsidR="00000000" w:rsidDel="00000000" w:rsidP="00000000" w:rsidRDefault="00000000" w:rsidRPr="00000000" w14:paraId="0000023E">
            <w:pPr>
              <w:rPr/>
            </w:pPr>
            <w:r w:rsidDel="00000000" w:rsidR="00000000" w:rsidRPr="00000000">
              <w:rPr>
                <w:rtl w:val="0"/>
              </w:rPr>
              <w:t xml:space="preserve">Título do Alarme</w:t>
            </w:r>
          </w:p>
        </w:tc>
        <w:tc>
          <w:tcPr/>
          <w:p w:rsidR="00000000" w:rsidDel="00000000" w:rsidP="00000000" w:rsidRDefault="00000000" w:rsidRPr="00000000" w14:paraId="0000023F">
            <w:pPr>
              <w:rPr/>
            </w:pPr>
            <w:r w:rsidDel="00000000" w:rsidR="00000000" w:rsidRPr="00000000">
              <w:rPr>
                <w:rtl w:val="0"/>
              </w:rPr>
            </w:r>
          </w:p>
        </w:tc>
      </w:tr>
      <w:tr>
        <w:trPr>
          <w:cantSplit w:val="0"/>
          <w:tblHeader w:val="0"/>
        </w:trPr>
        <w:tc>
          <w:tcPr/>
          <w:p w:rsidR="00000000" w:rsidDel="00000000" w:rsidP="00000000" w:rsidRDefault="00000000" w:rsidRPr="00000000" w14:paraId="00000240">
            <w:pPr>
              <w:rPr/>
            </w:pPr>
            <w:r w:rsidDel="00000000" w:rsidR="00000000" w:rsidRPr="00000000">
              <w:rPr>
                <w:rtl w:val="0"/>
              </w:rPr>
              <w:t xml:space="preserve">Descricao</w:t>
            </w:r>
          </w:p>
        </w:tc>
        <w:tc>
          <w:tcPr/>
          <w:p w:rsidR="00000000" w:rsidDel="00000000" w:rsidP="00000000" w:rsidRDefault="00000000" w:rsidRPr="00000000" w14:paraId="00000241">
            <w:pPr>
              <w:rPr/>
            </w:pPr>
            <w:r w:rsidDel="00000000" w:rsidR="00000000" w:rsidRPr="00000000">
              <w:rPr>
                <w:rtl w:val="0"/>
              </w:rPr>
              <w:t xml:space="preserve">Descrição do Alarme</w:t>
            </w:r>
          </w:p>
        </w:tc>
        <w:tc>
          <w:tcPr/>
          <w:p w:rsidR="00000000" w:rsidDel="00000000" w:rsidP="00000000" w:rsidRDefault="00000000" w:rsidRPr="00000000" w14:paraId="00000242">
            <w:pPr>
              <w:rPr/>
            </w:pPr>
            <w:r w:rsidDel="00000000" w:rsidR="00000000" w:rsidRPr="00000000">
              <w:rPr>
                <w:rtl w:val="0"/>
              </w:rPr>
            </w:r>
          </w:p>
        </w:tc>
      </w:tr>
    </w:tbl>
    <w:p w:rsidR="00000000" w:rsidDel="00000000" w:rsidP="00000000" w:rsidRDefault="00000000" w:rsidRPr="00000000" w14:paraId="00000243">
      <w:pPr>
        <w:rPr>
          <w:b w:val="1"/>
          <w:sz w:val="32"/>
          <w:szCs w:val="32"/>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Tabela de Horários</w:t>
      </w:r>
    </w:p>
    <w:p w:rsidR="00000000" w:rsidDel="00000000" w:rsidP="00000000" w:rsidRDefault="00000000" w:rsidRPr="00000000" w14:paraId="00000245">
      <w:pPr>
        <w:rPr/>
      </w:pPr>
      <w:r w:rsidDel="00000000" w:rsidR="00000000" w:rsidRPr="00000000">
        <w:rPr>
          <w:b w:val="1"/>
          <w:rtl w:val="0"/>
        </w:rPr>
        <w:t xml:space="preserve">Objetivo</w:t>
      </w:r>
      <w:r w:rsidDel="00000000" w:rsidR="00000000" w:rsidRPr="00000000">
        <w:rPr>
          <w:rtl w:val="0"/>
        </w:rPr>
        <w:t xml:space="preserve">: Registrar os horários que os medicamentos devem ser tomados</w:t>
      </w:r>
    </w:p>
    <w:p w:rsidR="00000000" w:rsidDel="00000000" w:rsidP="00000000" w:rsidRDefault="00000000" w:rsidRPr="00000000" w14:paraId="00000246">
      <w:pPr>
        <w:rPr>
          <w:b w:val="1"/>
        </w:rPr>
      </w:pPr>
      <w:r w:rsidDel="00000000" w:rsidR="00000000" w:rsidRPr="00000000">
        <w:rPr>
          <w:b w:val="1"/>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47">
            <w:pPr>
              <w:rPr>
                <w:b w:val="1"/>
              </w:rPr>
            </w:pPr>
            <w:r w:rsidDel="00000000" w:rsidR="00000000" w:rsidRPr="00000000">
              <w:rPr>
                <w:b w:val="1"/>
                <w:rtl w:val="0"/>
              </w:rPr>
              <w:t xml:space="preserve">Campo</w:t>
            </w:r>
          </w:p>
        </w:tc>
        <w:tc>
          <w:tcPr/>
          <w:p w:rsidR="00000000" w:rsidDel="00000000" w:rsidP="00000000" w:rsidRDefault="00000000" w:rsidRPr="00000000" w14:paraId="00000248">
            <w:pPr>
              <w:rPr>
                <w:b w:val="1"/>
              </w:rPr>
            </w:pPr>
            <w:r w:rsidDel="00000000" w:rsidR="00000000" w:rsidRPr="00000000">
              <w:rPr>
                <w:b w:val="1"/>
                <w:rtl w:val="0"/>
              </w:rPr>
              <w:t xml:space="preserve">Descrição</w:t>
            </w:r>
          </w:p>
        </w:tc>
        <w:tc>
          <w:tcPr/>
          <w:p w:rsidR="00000000" w:rsidDel="00000000" w:rsidP="00000000" w:rsidRDefault="00000000" w:rsidRPr="00000000" w14:paraId="00000249">
            <w:pPr>
              <w:rPr/>
            </w:pPr>
            <w:r w:rsidDel="00000000" w:rsidR="00000000" w:rsidRPr="00000000">
              <w:rPr>
                <w:rtl w:val="0"/>
              </w:rPr>
            </w:r>
          </w:p>
        </w:tc>
      </w:tr>
      <w:tr>
        <w:trPr>
          <w:cantSplit w:val="0"/>
          <w:tblHeader w:val="0"/>
        </w:trPr>
        <w:tc>
          <w:tcPr/>
          <w:p w:rsidR="00000000" w:rsidDel="00000000" w:rsidP="00000000" w:rsidRDefault="00000000" w:rsidRPr="00000000" w14:paraId="0000024A">
            <w:pPr>
              <w:rPr/>
            </w:pPr>
            <w:r w:rsidDel="00000000" w:rsidR="00000000" w:rsidRPr="00000000">
              <w:rPr>
                <w:rtl w:val="0"/>
              </w:rPr>
              <w:t xml:space="preserve">idHorario</w:t>
            </w:r>
          </w:p>
        </w:tc>
        <w:tc>
          <w:tcPr/>
          <w:p w:rsidR="00000000" w:rsidDel="00000000" w:rsidP="00000000" w:rsidRDefault="00000000" w:rsidRPr="00000000" w14:paraId="0000024B">
            <w:pPr>
              <w:rPr/>
            </w:pPr>
            <w:r w:rsidDel="00000000" w:rsidR="00000000" w:rsidRPr="00000000">
              <w:rPr>
                <w:rtl w:val="0"/>
              </w:rPr>
              <w:t xml:space="preserve">Código Automático</w:t>
            </w:r>
          </w:p>
        </w:tc>
        <w:tc>
          <w:tcPr/>
          <w:p w:rsidR="00000000" w:rsidDel="00000000" w:rsidP="00000000" w:rsidRDefault="00000000" w:rsidRPr="00000000" w14:paraId="0000024C">
            <w:pPr>
              <w:rPr/>
            </w:pPr>
            <w:r w:rsidDel="00000000" w:rsidR="00000000" w:rsidRPr="00000000">
              <w:rPr>
                <w:rtl w:val="0"/>
              </w:rPr>
            </w:r>
          </w:p>
        </w:tc>
      </w:tr>
      <w:tr>
        <w:trPr>
          <w:cantSplit w:val="0"/>
          <w:tblHeader w:val="0"/>
        </w:trPr>
        <w:tc>
          <w:tcPr/>
          <w:p w:rsidR="00000000" w:rsidDel="00000000" w:rsidP="00000000" w:rsidRDefault="00000000" w:rsidRPr="00000000" w14:paraId="0000024D">
            <w:pPr>
              <w:rPr/>
            </w:pPr>
            <w:r w:rsidDel="00000000" w:rsidR="00000000" w:rsidRPr="00000000">
              <w:rPr>
                <w:rtl w:val="0"/>
              </w:rPr>
              <w:t xml:space="preserve">idMedicamento</w:t>
            </w:r>
          </w:p>
        </w:tc>
        <w:tc>
          <w:tcPr/>
          <w:p w:rsidR="00000000" w:rsidDel="00000000" w:rsidP="00000000" w:rsidRDefault="00000000" w:rsidRPr="00000000" w14:paraId="0000024E">
            <w:pPr>
              <w:rPr/>
            </w:pPr>
            <w:r w:rsidDel="00000000" w:rsidR="00000000" w:rsidRPr="00000000">
              <w:rPr>
                <w:rtl w:val="0"/>
              </w:rPr>
              <w:t xml:space="preserve">Código do medicamento</w:t>
            </w:r>
          </w:p>
        </w:tc>
        <w:tc>
          <w:tcPr/>
          <w:p w:rsidR="00000000" w:rsidDel="00000000" w:rsidP="00000000" w:rsidRDefault="00000000" w:rsidRPr="00000000" w14:paraId="0000024F">
            <w:pPr>
              <w:rPr/>
            </w:pPr>
            <w:r w:rsidDel="00000000" w:rsidR="00000000" w:rsidRPr="00000000">
              <w:rPr>
                <w:rtl w:val="0"/>
              </w:rPr>
            </w:r>
          </w:p>
        </w:tc>
      </w:tr>
      <w:tr>
        <w:trPr>
          <w:cantSplit w:val="0"/>
          <w:tblHeader w:val="0"/>
        </w:trPr>
        <w:tc>
          <w:tcPr/>
          <w:p w:rsidR="00000000" w:rsidDel="00000000" w:rsidP="00000000" w:rsidRDefault="00000000" w:rsidRPr="00000000" w14:paraId="00000250">
            <w:pPr>
              <w:rPr/>
            </w:pPr>
            <w:r w:rsidDel="00000000" w:rsidR="00000000" w:rsidRPr="00000000">
              <w:rPr>
                <w:rtl w:val="0"/>
              </w:rPr>
              <w:t xml:space="preserve">idUsuario</w:t>
            </w:r>
          </w:p>
        </w:tc>
        <w:tc>
          <w:tcPr/>
          <w:p w:rsidR="00000000" w:rsidDel="00000000" w:rsidP="00000000" w:rsidRDefault="00000000" w:rsidRPr="00000000" w14:paraId="00000251">
            <w:pPr>
              <w:rPr/>
            </w:pPr>
            <w:r w:rsidDel="00000000" w:rsidR="00000000" w:rsidRPr="00000000">
              <w:rPr>
                <w:rtl w:val="0"/>
              </w:rPr>
              <w:t xml:space="preserve">Código do Usuário</w:t>
            </w:r>
          </w:p>
        </w:tc>
        <w:tc>
          <w:tcPr/>
          <w:p w:rsidR="00000000" w:rsidDel="00000000" w:rsidP="00000000" w:rsidRDefault="00000000" w:rsidRPr="00000000" w14:paraId="00000252">
            <w:pPr>
              <w:rPr/>
            </w:pPr>
            <w:r w:rsidDel="00000000" w:rsidR="00000000" w:rsidRPr="00000000">
              <w:rPr>
                <w:rtl w:val="0"/>
              </w:rPr>
            </w:r>
          </w:p>
        </w:tc>
      </w:tr>
      <w:tr>
        <w:trPr>
          <w:cantSplit w:val="0"/>
          <w:tblHeader w:val="0"/>
        </w:trPr>
        <w:tc>
          <w:tcPr/>
          <w:p w:rsidR="00000000" w:rsidDel="00000000" w:rsidP="00000000" w:rsidRDefault="00000000" w:rsidRPr="00000000" w14:paraId="00000253">
            <w:pPr>
              <w:rPr/>
            </w:pPr>
            <w:r w:rsidDel="00000000" w:rsidR="00000000" w:rsidRPr="00000000">
              <w:rPr>
                <w:rtl w:val="0"/>
              </w:rPr>
              <w:t xml:space="preserve">dataInicial</w:t>
            </w:r>
          </w:p>
        </w:tc>
        <w:tc>
          <w:tcPr/>
          <w:p w:rsidR="00000000" w:rsidDel="00000000" w:rsidP="00000000" w:rsidRDefault="00000000" w:rsidRPr="00000000" w14:paraId="00000254">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255">
            <w:pPr>
              <w:rPr/>
            </w:pPr>
            <w:r w:rsidDel="00000000" w:rsidR="00000000" w:rsidRPr="00000000">
              <w:rPr>
                <w:rtl w:val="0"/>
              </w:rPr>
            </w:r>
          </w:p>
        </w:tc>
      </w:tr>
      <w:tr>
        <w:trPr>
          <w:cantSplit w:val="0"/>
          <w:tblHeader w:val="0"/>
        </w:trPr>
        <w:tc>
          <w:tcPr/>
          <w:p w:rsidR="00000000" w:rsidDel="00000000" w:rsidP="00000000" w:rsidRDefault="00000000" w:rsidRPr="00000000" w14:paraId="00000256">
            <w:pPr>
              <w:rPr/>
            </w:pPr>
            <w:r w:rsidDel="00000000" w:rsidR="00000000" w:rsidRPr="00000000">
              <w:rPr>
                <w:rtl w:val="0"/>
              </w:rPr>
              <w:t xml:space="preserve">horaInicial</w:t>
            </w:r>
          </w:p>
        </w:tc>
        <w:tc>
          <w:tcPr/>
          <w:p w:rsidR="00000000" w:rsidDel="00000000" w:rsidP="00000000" w:rsidRDefault="00000000" w:rsidRPr="00000000" w14:paraId="00000257">
            <w:pPr>
              <w:rPr/>
            </w:pPr>
            <w:r w:rsidDel="00000000" w:rsidR="00000000" w:rsidRPr="00000000">
              <w:rPr>
                <w:rtl w:val="0"/>
              </w:rPr>
              <w:t xml:space="preserve">Horário da Primeira dose do dia</w:t>
            </w:r>
          </w:p>
        </w:tc>
        <w:tc>
          <w:tcPr/>
          <w:p w:rsidR="00000000" w:rsidDel="00000000" w:rsidP="00000000" w:rsidRDefault="00000000" w:rsidRPr="00000000" w14:paraId="00000258">
            <w:pPr>
              <w:rPr/>
            </w:pPr>
            <w:r w:rsidDel="00000000" w:rsidR="00000000" w:rsidRPr="00000000">
              <w:rPr>
                <w:rtl w:val="0"/>
              </w:rPr>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Intervalo</w:t>
            </w:r>
          </w:p>
        </w:tc>
        <w:tc>
          <w:tcPr/>
          <w:p w:rsidR="00000000" w:rsidDel="00000000" w:rsidP="00000000" w:rsidRDefault="00000000" w:rsidRPr="00000000" w14:paraId="0000025A">
            <w:pPr>
              <w:rPr/>
            </w:pPr>
            <w:r w:rsidDel="00000000" w:rsidR="00000000" w:rsidRPr="00000000">
              <w:rPr>
                <w:rtl w:val="0"/>
              </w:rPr>
              <w:t xml:space="preserve">Intervalo entre as doses</w:t>
            </w:r>
          </w:p>
        </w:tc>
        <w:tc>
          <w:tcPr/>
          <w:p w:rsidR="00000000" w:rsidDel="00000000" w:rsidP="00000000" w:rsidRDefault="00000000" w:rsidRPr="00000000" w14:paraId="0000025B">
            <w:pPr>
              <w:rPr/>
            </w:pPr>
            <w:r w:rsidDel="00000000" w:rsidR="00000000" w:rsidRPr="00000000">
              <w:rPr>
                <w:rtl w:val="0"/>
              </w:rPr>
            </w:r>
          </w:p>
        </w:tc>
      </w:tr>
      <w:tr>
        <w:trPr>
          <w:cantSplit w:val="0"/>
          <w:tblHeader w:val="0"/>
        </w:trPr>
        <w:tc>
          <w:tcPr/>
          <w:p w:rsidR="00000000" w:rsidDel="00000000" w:rsidP="00000000" w:rsidRDefault="00000000" w:rsidRPr="00000000" w14:paraId="0000025C">
            <w:pPr>
              <w:rPr/>
            </w:pPr>
            <w:r w:rsidDel="00000000" w:rsidR="00000000" w:rsidRPr="00000000">
              <w:rPr>
                <w:rtl w:val="0"/>
              </w:rPr>
              <w:t xml:space="preserve">nrDoses</w:t>
            </w:r>
          </w:p>
        </w:tc>
        <w:tc>
          <w:tcPr/>
          <w:p w:rsidR="00000000" w:rsidDel="00000000" w:rsidP="00000000" w:rsidRDefault="00000000" w:rsidRPr="00000000" w14:paraId="0000025D">
            <w:pPr>
              <w:rPr/>
            </w:pPr>
            <w:r w:rsidDel="00000000" w:rsidR="00000000" w:rsidRPr="00000000">
              <w:rPr>
                <w:rtl w:val="0"/>
              </w:rPr>
              <w:t xml:space="preserve">Número de Doses por dia</w:t>
            </w:r>
          </w:p>
        </w:tc>
        <w:tc>
          <w:tcPr/>
          <w:p w:rsidR="00000000" w:rsidDel="00000000" w:rsidP="00000000" w:rsidRDefault="00000000" w:rsidRPr="00000000" w14:paraId="0000025E">
            <w:pPr>
              <w:rPr/>
            </w:pPr>
            <w:r w:rsidDel="00000000" w:rsidR="00000000" w:rsidRPr="00000000">
              <w:rPr>
                <w:rtl w:val="0"/>
              </w:rPr>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QtdePorDose</w:t>
            </w:r>
          </w:p>
        </w:tc>
        <w:tc>
          <w:tcPr/>
          <w:p w:rsidR="00000000" w:rsidDel="00000000" w:rsidP="00000000" w:rsidRDefault="00000000" w:rsidRPr="00000000" w14:paraId="00000260">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261">
            <w:pPr>
              <w:rPr/>
            </w:pPr>
            <w:r w:rsidDel="00000000" w:rsidR="00000000" w:rsidRPr="00000000">
              <w:rPr>
                <w:rtl w:val="0"/>
              </w:rPr>
            </w:r>
          </w:p>
        </w:tc>
      </w:tr>
      <w:tr>
        <w:trPr>
          <w:cantSplit w:val="0"/>
          <w:tblHeader w:val="0"/>
        </w:trPr>
        <w:tc>
          <w:tcPr/>
          <w:p w:rsidR="00000000" w:rsidDel="00000000" w:rsidP="00000000" w:rsidRDefault="00000000" w:rsidRPr="00000000" w14:paraId="00000262">
            <w:pPr>
              <w:rPr/>
            </w:pPr>
            <w:r w:rsidDel="00000000" w:rsidR="00000000" w:rsidRPr="00000000">
              <w:rPr>
                <w:rtl w:val="0"/>
              </w:rPr>
              <w:t xml:space="preserve">Ativo</w:t>
            </w:r>
          </w:p>
        </w:tc>
        <w:tc>
          <w:tcPr/>
          <w:p w:rsidR="00000000" w:rsidDel="00000000" w:rsidP="00000000" w:rsidRDefault="00000000" w:rsidRPr="00000000" w14:paraId="00000263">
            <w:pPr>
              <w:rPr/>
            </w:pPr>
            <w:r w:rsidDel="00000000" w:rsidR="00000000" w:rsidRPr="00000000">
              <w:rPr>
                <w:rtl w:val="0"/>
              </w:rPr>
              <w:t xml:space="preserve">Indica se horário está ativo ou não.</w:t>
            </w:r>
          </w:p>
        </w:tc>
        <w:tc>
          <w:tcPr/>
          <w:p w:rsidR="00000000" w:rsidDel="00000000" w:rsidP="00000000" w:rsidRDefault="00000000" w:rsidRPr="00000000" w14:paraId="00000264">
            <w:pPr>
              <w:rPr/>
            </w:pP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Tabela de Utilização</w:t>
      </w:r>
    </w:p>
    <w:p w:rsidR="00000000" w:rsidDel="00000000" w:rsidP="00000000" w:rsidRDefault="00000000" w:rsidRPr="00000000" w14:paraId="00000267">
      <w:pPr>
        <w:rPr/>
      </w:pPr>
      <w:r w:rsidDel="00000000" w:rsidR="00000000" w:rsidRPr="00000000">
        <w:rPr>
          <w:b w:val="1"/>
          <w:rtl w:val="0"/>
        </w:rPr>
        <w:t xml:space="preserve">Objetivo</w:t>
      </w:r>
      <w:r w:rsidDel="00000000" w:rsidR="00000000" w:rsidRPr="00000000">
        <w:rPr>
          <w:rtl w:val="0"/>
        </w:rPr>
        <w:t xml:space="preserve">: Registrar quando o usuário utiliza o medicamento.</w:t>
      </w:r>
    </w:p>
    <w:p w:rsidR="00000000" w:rsidDel="00000000" w:rsidP="00000000" w:rsidRDefault="00000000" w:rsidRPr="00000000" w14:paraId="00000268">
      <w:pPr>
        <w:rPr>
          <w:b w:val="1"/>
        </w:rPr>
      </w:pPr>
      <w:r w:rsidDel="00000000" w:rsidR="00000000" w:rsidRPr="00000000">
        <w:rPr>
          <w:b w:val="1"/>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69">
            <w:pPr>
              <w:rPr>
                <w:b w:val="1"/>
              </w:rPr>
            </w:pPr>
            <w:r w:rsidDel="00000000" w:rsidR="00000000" w:rsidRPr="00000000">
              <w:rPr>
                <w:b w:val="1"/>
                <w:rtl w:val="0"/>
              </w:rPr>
              <w:t xml:space="preserve">Campo</w:t>
            </w:r>
          </w:p>
        </w:tc>
        <w:tc>
          <w:tcPr/>
          <w:p w:rsidR="00000000" w:rsidDel="00000000" w:rsidP="00000000" w:rsidRDefault="00000000" w:rsidRPr="00000000" w14:paraId="0000026A">
            <w:pPr>
              <w:rPr>
                <w:b w:val="1"/>
              </w:rPr>
            </w:pPr>
            <w:r w:rsidDel="00000000" w:rsidR="00000000" w:rsidRPr="00000000">
              <w:rPr>
                <w:b w:val="1"/>
                <w:rtl w:val="0"/>
              </w:rPr>
              <w:t xml:space="preserve">Descrição</w:t>
            </w:r>
          </w:p>
        </w:tc>
        <w:tc>
          <w:tcPr/>
          <w:p w:rsidR="00000000" w:rsidDel="00000000" w:rsidP="00000000" w:rsidRDefault="00000000" w:rsidRPr="00000000" w14:paraId="0000026B">
            <w:pPr>
              <w:rPr/>
            </w:pPr>
            <w:r w:rsidDel="00000000" w:rsidR="00000000" w:rsidRPr="00000000">
              <w:rPr>
                <w:rtl w:val="0"/>
              </w:rPr>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idUtilizacao</w:t>
            </w:r>
          </w:p>
        </w:tc>
        <w:tc>
          <w:tcPr/>
          <w:p w:rsidR="00000000" w:rsidDel="00000000" w:rsidP="00000000" w:rsidRDefault="00000000" w:rsidRPr="00000000" w14:paraId="0000026D">
            <w:pPr>
              <w:rPr/>
            </w:pPr>
            <w:r w:rsidDel="00000000" w:rsidR="00000000" w:rsidRPr="00000000">
              <w:rPr>
                <w:rtl w:val="0"/>
              </w:rPr>
              <w:t xml:space="preserve">Código Automático</w:t>
            </w:r>
          </w:p>
        </w:tc>
        <w:tc>
          <w:tcPr/>
          <w:p w:rsidR="00000000" w:rsidDel="00000000" w:rsidP="00000000" w:rsidRDefault="00000000" w:rsidRPr="00000000" w14:paraId="0000026E">
            <w:pPr>
              <w:rPr/>
            </w:pPr>
            <w:r w:rsidDel="00000000" w:rsidR="00000000" w:rsidRPr="00000000">
              <w:rPr>
                <w:rtl w:val="0"/>
              </w:rPr>
            </w:r>
          </w:p>
        </w:tc>
      </w:tr>
      <w:tr>
        <w:trPr>
          <w:cantSplit w:val="0"/>
          <w:tblHeader w:val="0"/>
        </w:trPr>
        <w:tc>
          <w:tcPr/>
          <w:p w:rsidR="00000000" w:rsidDel="00000000" w:rsidP="00000000" w:rsidRDefault="00000000" w:rsidRPr="00000000" w14:paraId="0000026F">
            <w:pPr>
              <w:rPr/>
            </w:pPr>
            <w:r w:rsidDel="00000000" w:rsidR="00000000" w:rsidRPr="00000000">
              <w:rPr>
                <w:rtl w:val="0"/>
              </w:rPr>
              <w:t xml:space="preserve">idMedicamento</w:t>
            </w:r>
          </w:p>
        </w:tc>
        <w:tc>
          <w:tcPr/>
          <w:p w:rsidR="00000000" w:rsidDel="00000000" w:rsidP="00000000" w:rsidRDefault="00000000" w:rsidRPr="00000000" w14:paraId="00000270">
            <w:pPr>
              <w:rPr/>
            </w:pPr>
            <w:r w:rsidDel="00000000" w:rsidR="00000000" w:rsidRPr="00000000">
              <w:rPr>
                <w:rtl w:val="0"/>
              </w:rPr>
              <w:t xml:space="preserve">Código do Medicamento</w:t>
            </w:r>
          </w:p>
        </w:tc>
        <w:tc>
          <w:tcPr/>
          <w:p w:rsidR="00000000" w:rsidDel="00000000" w:rsidP="00000000" w:rsidRDefault="00000000" w:rsidRPr="00000000" w14:paraId="00000271">
            <w:pPr>
              <w:rPr/>
            </w:pPr>
            <w:r w:rsidDel="00000000" w:rsidR="00000000" w:rsidRPr="00000000">
              <w:rPr>
                <w:rtl w:val="0"/>
              </w:rPr>
            </w:r>
          </w:p>
        </w:tc>
      </w:tr>
      <w:tr>
        <w:trPr>
          <w:cantSplit w:val="0"/>
          <w:tblHeader w:val="0"/>
        </w:trPr>
        <w:tc>
          <w:tcPr/>
          <w:p w:rsidR="00000000" w:rsidDel="00000000" w:rsidP="00000000" w:rsidRDefault="00000000" w:rsidRPr="00000000" w14:paraId="00000272">
            <w:pPr>
              <w:rPr/>
            </w:pPr>
            <w:r w:rsidDel="00000000" w:rsidR="00000000" w:rsidRPr="00000000">
              <w:rPr>
                <w:rtl w:val="0"/>
              </w:rPr>
              <w:t xml:space="preserve">idUsuario</w:t>
            </w:r>
          </w:p>
        </w:tc>
        <w:tc>
          <w:tcPr/>
          <w:p w:rsidR="00000000" w:rsidDel="00000000" w:rsidP="00000000" w:rsidRDefault="00000000" w:rsidRPr="00000000" w14:paraId="00000273">
            <w:pPr>
              <w:rPr/>
            </w:pPr>
            <w:r w:rsidDel="00000000" w:rsidR="00000000" w:rsidRPr="00000000">
              <w:rPr>
                <w:rtl w:val="0"/>
              </w:rPr>
              <w:t xml:space="preserve">Código do Usuário</w:t>
            </w:r>
          </w:p>
        </w:tc>
        <w:tc>
          <w:tcPr/>
          <w:p w:rsidR="00000000" w:rsidDel="00000000" w:rsidP="00000000" w:rsidRDefault="00000000" w:rsidRPr="00000000" w14:paraId="00000274">
            <w:pPr>
              <w:rPr/>
            </w:pPr>
            <w:r w:rsidDel="00000000" w:rsidR="00000000" w:rsidRPr="00000000">
              <w:rPr>
                <w:rtl w:val="0"/>
              </w:rPr>
            </w:r>
          </w:p>
        </w:tc>
      </w:tr>
      <w:tr>
        <w:trPr>
          <w:cantSplit w:val="0"/>
          <w:tblHeader w:val="0"/>
        </w:trPr>
        <w:tc>
          <w:tcPr/>
          <w:p w:rsidR="00000000" w:rsidDel="00000000" w:rsidP="00000000" w:rsidRDefault="00000000" w:rsidRPr="00000000" w14:paraId="00000275">
            <w:pPr>
              <w:rPr/>
            </w:pPr>
            <w:r w:rsidDel="00000000" w:rsidR="00000000" w:rsidRPr="00000000">
              <w:rPr>
                <w:rtl w:val="0"/>
              </w:rPr>
              <w:t xml:space="preserve">DataHora</w:t>
            </w:r>
          </w:p>
        </w:tc>
        <w:tc>
          <w:tcPr/>
          <w:p w:rsidR="00000000" w:rsidDel="00000000" w:rsidP="00000000" w:rsidRDefault="00000000" w:rsidRPr="00000000" w14:paraId="00000276">
            <w:pPr>
              <w:rPr/>
            </w:pPr>
            <w:r w:rsidDel="00000000" w:rsidR="00000000" w:rsidRPr="00000000">
              <w:rPr>
                <w:rtl w:val="0"/>
              </w:rPr>
              <w:t xml:space="preserve">Data e Hora da Utilização</w:t>
            </w:r>
          </w:p>
        </w:tc>
        <w:tc>
          <w:tcPr/>
          <w:p w:rsidR="00000000" w:rsidDel="00000000" w:rsidP="00000000" w:rsidRDefault="00000000" w:rsidRPr="00000000" w14:paraId="00000277">
            <w:pPr>
              <w:rPr/>
            </w:pPr>
            <w:r w:rsidDel="00000000" w:rsidR="00000000" w:rsidRPr="00000000">
              <w:rPr>
                <w:rtl w:val="0"/>
              </w:rPr>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sz w:val="32"/>
          <w:szCs w:val="32"/>
        </w:rPr>
      </w:pPr>
      <w:r w:rsidDel="00000000" w:rsidR="00000000" w:rsidRPr="00000000">
        <w:rPr>
          <w:b w:val="1"/>
          <w:sz w:val="32"/>
          <w:szCs w:val="32"/>
          <w:rtl w:val="0"/>
        </w:rPr>
        <w:t xml:space="preserve">Dicionário</w:t>
      </w:r>
    </w:p>
    <w:p w:rsidR="00000000" w:rsidDel="00000000" w:rsidP="00000000" w:rsidRDefault="00000000" w:rsidRPr="00000000" w14:paraId="0000027F">
      <w:pPr>
        <w:rPr>
          <w:b w:val="1"/>
        </w:rPr>
      </w:pPr>
      <w:r w:rsidDel="00000000" w:rsidR="00000000" w:rsidRPr="00000000">
        <w:rPr>
          <w:b w:val="1"/>
          <w:rtl w:val="0"/>
        </w:rPr>
        <w:t xml:space="preserve">ESB </w:t>
      </w:r>
    </w:p>
    <w:p w:rsidR="00000000" w:rsidDel="00000000" w:rsidP="00000000" w:rsidRDefault="00000000" w:rsidRPr="00000000" w14:paraId="00000280">
      <w:pPr>
        <w:rPr>
          <w:highlight w:val="white"/>
        </w:rPr>
      </w:pPr>
      <w:r w:rsidDel="00000000" w:rsidR="00000000" w:rsidRPr="00000000">
        <w:rPr>
          <w:highlight w:val="white"/>
          <w:rtl w:val="0"/>
        </w:rPr>
        <w:t xml:space="preserve">Um ESB, 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w:t>
      </w:r>
    </w:p>
    <w:p w:rsidR="00000000" w:rsidDel="00000000" w:rsidP="00000000" w:rsidRDefault="00000000" w:rsidRPr="00000000" w14:paraId="00000281">
      <w:pPr>
        <w:rPr>
          <w:b w:val="1"/>
        </w:rPr>
      </w:pPr>
      <w:r w:rsidDel="00000000" w:rsidR="00000000" w:rsidRPr="00000000">
        <w:rPr>
          <w:b w:val="1"/>
          <w:rtl w:val="0"/>
        </w:rPr>
        <w:t xml:space="preserve">Strategy</w:t>
      </w:r>
    </w:p>
    <w:p w:rsidR="00000000" w:rsidDel="00000000" w:rsidP="00000000" w:rsidRDefault="00000000" w:rsidRPr="00000000" w14:paraId="00000282">
      <w:pPr>
        <w:rPr/>
      </w:pPr>
      <w:r w:rsidDel="00000000" w:rsidR="00000000" w:rsidRPr="00000000">
        <w:rPr>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sz w:val="32"/>
          <w:szCs w:val="32"/>
        </w:rPr>
      </w:pPr>
      <w:r w:rsidDel="00000000" w:rsidR="00000000" w:rsidRPr="00000000">
        <w:rPr>
          <w:b w:val="1"/>
          <w:sz w:val="32"/>
          <w:szCs w:val="32"/>
          <w:rtl w:val="0"/>
        </w:rPr>
        <w:t xml:space="preserve">Referências</w:t>
      </w:r>
    </w:p>
    <w:p w:rsidR="00000000" w:rsidDel="00000000" w:rsidP="00000000" w:rsidRDefault="00000000" w:rsidRPr="00000000" w14:paraId="000002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233</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Facade ou Bus de Serviço</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200</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2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9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2A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de Barramento de Serviços</w:t>
      </w:r>
    </w:p>
    <w:p w:rsidR="00000000" w:rsidDel="00000000" w:rsidP="00000000" w:rsidRDefault="00000000" w:rsidRPr="00000000" w14:paraId="000002A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07/12/2022</w:t>
      </w:r>
    </w:p>
    <w:p w:rsidR="00000000" w:rsidDel="00000000" w:rsidP="00000000" w:rsidRDefault="00000000" w:rsidRPr="00000000" w14:paraId="000002A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https://www.ibm.com/br-pt/cloud/learn/esb#:~:text=Um%20ESB%2C%20ou%20barramento%20de,como%20interfaces%20de%20servi%C3%A7o%20para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2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A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2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2A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A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2B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2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2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2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2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B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sectPr>
      <w:headerReference r:id="rId72" w:type="default"/>
      <w:pgSz w:h="16838" w:w="11906" w:orient="portrait"/>
      <w:pgMar w:bottom="1133.8582677165355" w:top="1700.7874015748032" w:left="1700.7874015748032"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2" w:date="2023-01-11T20:47:54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acrescentei a palavra "padrão" ao termo barramento de serviços. Coloquei (pode estar inserida de forma errada) pois, na figura 1, não há as setas e na Fiura 5 tem. Porque acrescentaste uma informação nova ao barramento de serviço, tentei destacar que não é o mesmo da Figura 1 com o acréscimo da palavra "padrão".</w:t>
      </w:r>
    </w:p>
  </w:comment>
  <w:comment w:author="Agostinho Castro" w:id="4" w:date="2023-01-11T20:58:55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este período. Foi para indicar que você ainda irá escrever sonbre o bando de dados?</w:t>
      </w:r>
    </w:p>
  </w:comment>
  <w:comment w:author="Agostinho Castro" w:id="1" w:date="2023-01-05T18:10:58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Observar o padrão ABNT para a citação de referências no texto. Não é assim como você coloca.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acordo com Agostinho (2023), blá blá</w:t>
      </w:r>
    </w:p>
  </w:comment>
  <w:comment w:author="Carlos Andrade" w:id="0" w:date="2023-01-11T23:11:34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inserir mais conteudo aqui ?</w:t>
      </w:r>
    </w:p>
  </w:comment>
  <w:comment w:author="Agostinho Castro" w:id="3" w:date="2023-01-05T18:13:1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comentário sobre citação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C" w15:done="0"/>
  <w15:commentEx w15:paraId="000002BD" w15:done="0"/>
  <w15:commentEx w15:paraId="000002C1" w15:done="0"/>
  <w15:commentEx w15:paraId="000002C2" w15:done="0"/>
  <w15:commentEx w15:paraId="000002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ar(--devsite-code-font-family)"/>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4.png"/><Relationship Id="rId41" Type="http://schemas.openxmlformats.org/officeDocument/2006/relationships/image" Target="media/image23.png"/><Relationship Id="rId44" Type="http://schemas.openxmlformats.org/officeDocument/2006/relationships/image" Target="media/image30.png"/><Relationship Id="rId43" Type="http://schemas.openxmlformats.org/officeDocument/2006/relationships/image" Target="media/image24.png"/><Relationship Id="rId46" Type="http://schemas.openxmlformats.org/officeDocument/2006/relationships/image" Target="media/image2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jpg"/><Relationship Id="rId48" Type="http://schemas.openxmlformats.org/officeDocument/2006/relationships/image" Target="media/image14.png"/><Relationship Id="rId47" Type="http://schemas.openxmlformats.org/officeDocument/2006/relationships/image" Target="media/image5.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2" Type="http://schemas.openxmlformats.org/officeDocument/2006/relationships/header" Target="header1.xml"/><Relationship Id="rId31" Type="http://schemas.openxmlformats.org/officeDocument/2006/relationships/image" Target="media/image44.png"/><Relationship Id="rId30" Type="http://schemas.openxmlformats.org/officeDocument/2006/relationships/image" Target="media/image7.png"/><Relationship Id="rId33" Type="http://schemas.openxmlformats.org/officeDocument/2006/relationships/image" Target="media/image41.png"/><Relationship Id="rId32" Type="http://schemas.openxmlformats.org/officeDocument/2006/relationships/image" Target="media/image50.png"/><Relationship Id="rId35" Type="http://schemas.openxmlformats.org/officeDocument/2006/relationships/image" Target="media/image51.png"/><Relationship Id="rId34" Type="http://schemas.openxmlformats.org/officeDocument/2006/relationships/image" Target="media/image53.png"/><Relationship Id="rId71" Type="http://schemas.openxmlformats.org/officeDocument/2006/relationships/hyperlink" Target="https://firebase.google.com/docs/database/android/structure-data" TargetMode="External"/><Relationship Id="rId70"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37" Type="http://schemas.openxmlformats.org/officeDocument/2006/relationships/image" Target="media/image19.png"/><Relationship Id="rId36" Type="http://schemas.openxmlformats.org/officeDocument/2006/relationships/image" Target="media/image48.png"/><Relationship Id="rId39" Type="http://schemas.openxmlformats.org/officeDocument/2006/relationships/image" Target="media/image27.png"/><Relationship Id="rId38" Type="http://schemas.openxmlformats.org/officeDocument/2006/relationships/image" Target="media/image21.png"/><Relationship Id="rId62" Type="http://schemas.openxmlformats.org/officeDocument/2006/relationships/image" Target="media/image49.jpg"/><Relationship Id="rId61" Type="http://schemas.openxmlformats.org/officeDocument/2006/relationships/image" Target="media/image46.png"/><Relationship Id="rId20" Type="http://schemas.openxmlformats.org/officeDocument/2006/relationships/image" Target="media/image18.png"/><Relationship Id="rId64" Type="http://schemas.openxmlformats.org/officeDocument/2006/relationships/hyperlink" Target="https://firebase.google.com/products/auth?gclid=CjwKCAiA76-dBhByEiwAA0_s9To21pNpQy3x9y79Uyl8YgNx3iwk0U0Ox8dx45IfKmPpNjXxG22eVhoCC60QAvD_BwE&amp;gclsrc=aw.ds" TargetMode="External"/><Relationship Id="rId63" Type="http://schemas.openxmlformats.org/officeDocument/2006/relationships/hyperlink" Target="https://firebase.google.com/docs/reference/android/com/google/firebase/database/DatabaseReference#push()" TargetMode="External"/><Relationship Id="rId22" Type="http://schemas.openxmlformats.org/officeDocument/2006/relationships/image" Target="media/image42.png"/><Relationship Id="rId66" Type="http://schemas.openxmlformats.org/officeDocument/2006/relationships/hyperlink" Target="https://www.ibm.com/br-pt/cloud/learn/esb#:~:text=Um%20ESB%2C%20ou%20barramento%20de,como%20interfaces%20de%20servi%C3%A7o%20para" TargetMode="External"/><Relationship Id="rId21" Type="http://schemas.openxmlformats.org/officeDocument/2006/relationships/image" Target="media/image26.png"/><Relationship Id="rId65" Type="http://schemas.openxmlformats.org/officeDocument/2006/relationships/hyperlink" Target="https://www.devmedia.com.br/uso-de-polimorfismo-em-java/26140" TargetMode="External"/><Relationship Id="rId24" Type="http://schemas.openxmlformats.org/officeDocument/2006/relationships/image" Target="media/image43.png"/><Relationship Id="rId68" Type="http://schemas.openxmlformats.org/officeDocument/2006/relationships/hyperlink" Target="https://pt.stackoverflow.com/questions/27177/o-que-%C3%A9-callback" TargetMode="External"/><Relationship Id="rId23" Type="http://schemas.openxmlformats.org/officeDocument/2006/relationships/image" Target="media/image39.png"/><Relationship Id="rId67" Type="http://schemas.openxmlformats.org/officeDocument/2006/relationships/hyperlink" Target="https://www.jivochat.com.br/blog/ferramentas/o-que-e-callback.html" TargetMode="External"/><Relationship Id="rId60" Type="http://schemas.openxmlformats.org/officeDocument/2006/relationships/image" Target="media/image47.png"/><Relationship Id="rId26" Type="http://schemas.openxmlformats.org/officeDocument/2006/relationships/image" Target="media/image45.png"/><Relationship Id="rId25" Type="http://schemas.openxmlformats.org/officeDocument/2006/relationships/image" Target="media/image40.png"/><Relationship Id="rId69" Type="http://schemas.openxmlformats.org/officeDocument/2006/relationships/hyperlink" Target="https://www.developer.com/guides/exploring-the-android-speech-api-for-voice-recognition/" TargetMode="External"/><Relationship Id="rId28" Type="http://schemas.openxmlformats.org/officeDocument/2006/relationships/image" Target="media/image38.png"/><Relationship Id="rId27" Type="http://schemas.openxmlformats.org/officeDocument/2006/relationships/image" Target="media/image52.png"/><Relationship Id="rId29" Type="http://schemas.openxmlformats.org/officeDocument/2006/relationships/image" Target="media/image6.png"/><Relationship Id="rId51" Type="http://schemas.openxmlformats.org/officeDocument/2006/relationships/image" Target="media/image11.png"/><Relationship Id="rId50" Type="http://schemas.openxmlformats.org/officeDocument/2006/relationships/image" Target="media/image15.jpg"/><Relationship Id="rId53" Type="http://schemas.openxmlformats.org/officeDocument/2006/relationships/image" Target="media/image8.png"/><Relationship Id="rId52" Type="http://schemas.openxmlformats.org/officeDocument/2006/relationships/image" Target="media/image1.png"/><Relationship Id="rId11" Type="http://schemas.openxmlformats.org/officeDocument/2006/relationships/image" Target="media/image3.png"/><Relationship Id="rId55" Type="http://schemas.openxmlformats.org/officeDocument/2006/relationships/image" Target="media/image32.png"/><Relationship Id="rId10" Type="http://schemas.openxmlformats.org/officeDocument/2006/relationships/image" Target="media/image25.png"/><Relationship Id="rId54" Type="http://schemas.openxmlformats.org/officeDocument/2006/relationships/image" Target="media/image4.png"/><Relationship Id="rId13" Type="http://schemas.openxmlformats.org/officeDocument/2006/relationships/image" Target="media/image12.png"/><Relationship Id="rId57" Type="http://schemas.openxmlformats.org/officeDocument/2006/relationships/image" Target="media/image10.png"/><Relationship Id="rId12" Type="http://schemas.openxmlformats.org/officeDocument/2006/relationships/image" Target="media/image31.png"/><Relationship Id="rId56" Type="http://schemas.openxmlformats.org/officeDocument/2006/relationships/image" Target="media/image2.png"/><Relationship Id="rId15" Type="http://schemas.openxmlformats.org/officeDocument/2006/relationships/image" Target="media/image20.png"/><Relationship Id="rId59" Type="http://schemas.openxmlformats.org/officeDocument/2006/relationships/image" Target="media/image17.png"/><Relationship Id="rId14" Type="http://schemas.openxmlformats.org/officeDocument/2006/relationships/image" Target="media/image36.png"/><Relationship Id="rId58" Type="http://schemas.openxmlformats.org/officeDocument/2006/relationships/image" Target="media/image9.png"/><Relationship Id="rId17" Type="http://schemas.openxmlformats.org/officeDocument/2006/relationships/image" Target="media/image54.png"/><Relationship Id="rId16" Type="http://schemas.openxmlformats.org/officeDocument/2006/relationships/image" Target="media/image37.png"/><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8EfzmC8mO5NEJYn9JQTh9xT+qQ==">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